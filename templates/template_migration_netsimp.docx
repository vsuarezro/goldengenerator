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69F0B" w14:textId="77777777" w:rsidR="00BD7313" w:rsidRDefault="00BD7313" w:rsidP="00BD7313"/>
    <w:p w14:paraId="4D903D11" w14:textId="59C04F9F" w:rsidR="00BD7313" w:rsidRDefault="00BA1F0D" w:rsidP="00BD7313">
      <w:pPr>
        <w:pStyle w:val="FP-Graphic"/>
        <w:ind w:left="0"/>
        <w:jc w:val="center"/>
      </w:pPr>
      <w:r>
        <w:drawing>
          <wp:inline distT="0" distB="0" distL="0" distR="0" wp14:anchorId="41BB6240" wp14:editId="4CB502C6">
            <wp:extent cx="4596765" cy="3462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346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38760" w14:textId="77777777" w:rsidR="00BD7313" w:rsidRDefault="00BD7313" w:rsidP="00BD7313"/>
    <w:sdt>
      <w:sdtPr>
        <w:rPr>
          <w:b/>
          <w:color w:val="365F91" w:themeColor="accent1" w:themeShade="BF"/>
          <w:sz w:val="44"/>
          <w:szCs w:val="44"/>
        </w:rPr>
        <w:id w:val="174389241"/>
        <w:placeholder>
          <w:docPart w:val="A98FF6256AFE4111A46712B5AE7BCB95"/>
        </w:placeholder>
        <w:dataBinding w:prefixMappings="xmlns:ns0='http://schemas.cisco.com/ASMasterTemplate/additionalProperties' " w:xpath="/ns0:additionalProperties[1]/ns0:ProjectNameAndCustomerName[1]" w:storeItemID="{10D1FE78-AF42-4805-9C26-E73594661FE6}"/>
        <w:text/>
      </w:sdtPr>
      <w:sdtContent>
        <w:p w14:paraId="1DED2B52" w14:textId="77777777" w:rsidR="00BD7313" w:rsidRPr="00FB57CE" w:rsidRDefault="006F0572" w:rsidP="00BD7313">
          <w:pPr>
            <w:jc w:val="center"/>
            <w:rPr>
              <w:b/>
              <w:sz w:val="44"/>
              <w:szCs w:val="44"/>
            </w:rPr>
          </w:pPr>
          <w:r>
            <w:rPr>
              <w:b/>
              <w:color w:val="365F91" w:themeColor="accent1" w:themeShade="BF"/>
              <w:sz w:val="44"/>
              <w:szCs w:val="44"/>
            </w:rPr>
            <w:t>Network Simplification AT&amp;T Mexico</w:t>
          </w:r>
        </w:p>
      </w:sdtContent>
    </w:sdt>
    <w:p w14:paraId="2EA39A2B" w14:textId="77777777" w:rsidR="00BD7313" w:rsidRDefault="00BD7313" w:rsidP="00BD7313">
      <w:pPr>
        <w:pStyle w:val="FP-Title1"/>
        <w:rPr>
          <w:color w:val="808080" w:themeColor="background1" w:themeShade="80"/>
          <w:sz w:val="36"/>
          <w:szCs w:val="36"/>
        </w:rPr>
      </w:pPr>
    </w:p>
    <w:sdt>
      <w:sdtPr>
        <w:rPr>
          <w:color w:val="808080" w:themeColor="background1" w:themeShade="80"/>
          <w:sz w:val="36"/>
          <w:szCs w:val="36"/>
        </w:rPr>
        <w:id w:val="2080710458"/>
        <w:placeholder>
          <w:docPart w:val="ED344274DF6D48C3854F49D13D37499B"/>
        </w:placeholder>
        <w:dataBinding w:prefixMappings="xmlns:ns0='http://schemas.cisco.com/ASMasterTemplate/additionalProperties' " w:xpath="/ns0:additionalProperties[1]/ns0:documentDeliverableName[1]" w:storeItemID="{10D1FE78-AF42-4805-9C26-E73594661FE6}"/>
        <w:text/>
      </w:sdtPr>
      <w:sdtContent>
        <w:p w14:paraId="555E31FF" w14:textId="2E10E9FB" w:rsidR="00BD7313" w:rsidRPr="00AC2406" w:rsidRDefault="004D4D1D" w:rsidP="00BD7313">
          <w:pPr>
            <w:pStyle w:val="FP-Title1"/>
            <w:rPr>
              <w:color w:val="808080" w:themeColor="background1" w:themeShade="80"/>
              <w:sz w:val="36"/>
              <w:szCs w:val="36"/>
            </w:rPr>
          </w:pPr>
          <w:r w:rsidRPr="00AC2406">
            <w:rPr>
              <w:color w:val="808080" w:themeColor="background1" w:themeShade="80"/>
              <w:sz w:val="36"/>
              <w:szCs w:val="36"/>
            </w:rPr>
            <w:t>Migration</w:t>
          </w:r>
          <w:r w:rsidR="006F0572" w:rsidRPr="00AC2406">
            <w:rPr>
              <w:color w:val="808080" w:themeColor="background1" w:themeShade="80"/>
              <w:sz w:val="36"/>
              <w:szCs w:val="36"/>
            </w:rPr>
            <w:t xml:space="preserve"> MOP </w:t>
          </w:r>
          <w:proofErr w:type="spellStart"/>
          <w:r w:rsidR="007479F2" w:rsidRPr="00AC2406">
            <w:rPr>
              <w:color w:val="808080" w:themeColor="background1" w:themeShade="80"/>
              <w:sz w:val="36"/>
              <w:szCs w:val="36"/>
            </w:rPr>
            <w:t>Netsimp</w:t>
          </w:r>
          <w:proofErr w:type="spellEnd"/>
        </w:p>
      </w:sdtContent>
    </w:sdt>
    <w:p w14:paraId="19EE44CE" w14:textId="02F9C1FC" w:rsidR="0043371E" w:rsidRPr="00AC2406" w:rsidRDefault="005A19D2" w:rsidP="00BD7313">
      <w:pPr>
        <w:pStyle w:val="FP-Title1"/>
        <w:rPr>
          <w:color w:val="808080" w:themeColor="background1" w:themeShade="80"/>
          <w:sz w:val="36"/>
          <w:szCs w:val="36"/>
        </w:rPr>
      </w:pPr>
      <w:r>
        <w:rPr>
          <w:color w:val="808080" w:themeColor="background1" w:themeShade="80"/>
          <w:sz w:val="36"/>
          <w:szCs w:val="36"/>
        </w:rPr>
        <w:fldChar w:fldCharType="begin"/>
      </w:r>
      <w:r w:rsidRPr="00AC2406">
        <w:rPr>
          <w:color w:val="808080" w:themeColor="background1" w:themeShade="80"/>
          <w:sz w:val="36"/>
          <w:szCs w:val="36"/>
        </w:rPr>
        <w:instrText xml:space="preserve"> MERGEFIELD SITENAME </w:instrText>
      </w:r>
      <w:r>
        <w:rPr>
          <w:color w:val="808080" w:themeColor="background1" w:themeShade="80"/>
          <w:sz w:val="36"/>
          <w:szCs w:val="36"/>
        </w:rPr>
        <w:fldChar w:fldCharType="separate"/>
      </w:r>
      <w:r w:rsidR="003637F4">
        <w:rPr>
          <w:b w:val="0"/>
          <w:bCs/>
          <w:noProof/>
          <w:color w:val="808080" w:themeColor="background1" w:themeShade="80"/>
          <w:sz w:val="36"/>
          <w:szCs w:val="36"/>
        </w:rPr>
        <w:t>Error! MergeField was not found in header record of data source.</w:t>
      </w:r>
      <w:r>
        <w:rPr>
          <w:color w:val="808080" w:themeColor="background1" w:themeShade="80"/>
          <w:sz w:val="36"/>
          <w:szCs w:val="36"/>
        </w:rPr>
        <w:fldChar w:fldCharType="end"/>
      </w:r>
      <w:r w:rsidRPr="00AC2406">
        <w:rPr>
          <w:color w:val="808080" w:themeColor="background1" w:themeShade="80"/>
          <w:sz w:val="36"/>
          <w:szCs w:val="36"/>
        </w:rPr>
        <w:t xml:space="preserve"> </w:t>
      </w:r>
      <w:r w:rsidR="00A071E6">
        <w:rPr>
          <w:color w:val="808080" w:themeColor="background1" w:themeShade="80"/>
          <w:sz w:val="36"/>
          <w:szCs w:val="36"/>
        </w:rPr>
        <w:fldChar w:fldCharType="begin"/>
      </w:r>
      <w:r w:rsidR="00A071E6" w:rsidRPr="00AC2406">
        <w:rPr>
          <w:color w:val="808080" w:themeColor="background1" w:themeShade="80"/>
          <w:sz w:val="36"/>
          <w:szCs w:val="36"/>
        </w:rPr>
        <w:instrText xml:space="preserve"> MERGEFIELD LOOPBACK_MANAGEMENT </w:instrText>
      </w:r>
      <w:r w:rsidR="00A071E6">
        <w:rPr>
          <w:color w:val="808080" w:themeColor="background1" w:themeShade="80"/>
          <w:sz w:val="36"/>
          <w:szCs w:val="36"/>
        </w:rPr>
        <w:fldChar w:fldCharType="separate"/>
      </w:r>
      <w:r w:rsidR="003637F4">
        <w:rPr>
          <w:b w:val="0"/>
          <w:bCs/>
          <w:noProof/>
          <w:color w:val="808080" w:themeColor="background1" w:themeShade="80"/>
          <w:sz w:val="36"/>
          <w:szCs w:val="36"/>
        </w:rPr>
        <w:t>Error! MergeField was not found in header record of data source.</w:t>
      </w:r>
      <w:r w:rsidR="00A071E6">
        <w:rPr>
          <w:color w:val="808080" w:themeColor="background1" w:themeShade="80"/>
          <w:sz w:val="36"/>
          <w:szCs w:val="36"/>
        </w:rPr>
        <w:fldChar w:fldCharType="end"/>
      </w:r>
      <w:r w:rsidR="00646B73" w:rsidRPr="00AC2406">
        <w:rPr>
          <w:color w:val="808080" w:themeColor="background1" w:themeShade="80"/>
          <w:sz w:val="36"/>
          <w:szCs w:val="36"/>
        </w:rPr>
        <w:t xml:space="preserve"> </w:t>
      </w:r>
      <w:r w:rsidR="00646B73">
        <w:rPr>
          <w:color w:val="808080" w:themeColor="background1" w:themeShade="80"/>
          <w:sz w:val="36"/>
          <w:szCs w:val="36"/>
        </w:rPr>
        <w:fldChar w:fldCharType="begin"/>
      </w:r>
      <w:r w:rsidR="00646B73" w:rsidRPr="00AC2406">
        <w:rPr>
          <w:color w:val="808080" w:themeColor="background1" w:themeShade="80"/>
          <w:sz w:val="36"/>
          <w:szCs w:val="36"/>
        </w:rPr>
        <w:instrText xml:space="preserve"> MERGEFIELD HOSTNAME </w:instrText>
      </w:r>
      <w:r w:rsidR="00646B73">
        <w:rPr>
          <w:color w:val="808080" w:themeColor="background1" w:themeShade="80"/>
          <w:sz w:val="36"/>
          <w:szCs w:val="36"/>
        </w:rPr>
        <w:fldChar w:fldCharType="separate"/>
      </w:r>
      <w:r w:rsidR="003637F4">
        <w:rPr>
          <w:b w:val="0"/>
          <w:bCs/>
          <w:noProof/>
          <w:color w:val="808080" w:themeColor="background1" w:themeShade="80"/>
          <w:sz w:val="36"/>
          <w:szCs w:val="36"/>
        </w:rPr>
        <w:t>Error! MergeField was not found in header record of data source.</w:t>
      </w:r>
      <w:r w:rsidR="00646B73">
        <w:rPr>
          <w:color w:val="808080" w:themeColor="background1" w:themeShade="80"/>
          <w:sz w:val="36"/>
          <w:szCs w:val="36"/>
        </w:rPr>
        <w:fldChar w:fldCharType="end"/>
      </w:r>
    </w:p>
    <w:p w14:paraId="19B0DD54" w14:textId="1773ADBA" w:rsidR="00BD7313" w:rsidRPr="001C1D0B" w:rsidRDefault="00600038" w:rsidP="00BD7313">
      <w:pPr>
        <w:pStyle w:val="FP-Title2"/>
        <w:ind w:left="0"/>
        <w:jc w:val="center"/>
        <w:rPr>
          <w:rFonts w:cs="Arial"/>
          <w:color w:val="808080" w:themeColor="background1" w:themeShade="80"/>
        </w:rPr>
      </w:pPr>
      <w:r w:rsidRPr="003D21E8">
        <w:rPr>
          <w:rFonts w:cs="Arial"/>
          <w:color w:val="808080" w:themeColor="background1" w:themeShade="80"/>
        </w:rPr>
        <w:fldChar w:fldCharType="begin"/>
      </w:r>
      <w:r w:rsidRPr="003D21E8">
        <w:rPr>
          <w:rFonts w:cs="Arial"/>
          <w:color w:val="808080" w:themeColor="background1" w:themeShade="80"/>
        </w:rPr>
        <w:instrText xml:space="preserve"> </w:instrText>
      </w:r>
      <w:r>
        <w:rPr>
          <w:color w:val="808080" w:themeColor="background1" w:themeShade="80"/>
          <w:sz w:val="36"/>
          <w:szCs w:val="36"/>
        </w:rPr>
        <w:instrText>SAVEDATE</w:instrText>
      </w:r>
      <w:r w:rsidRPr="003D21E8">
        <w:rPr>
          <w:rFonts w:cs="Arial"/>
          <w:color w:val="808080" w:themeColor="background1" w:themeShade="80"/>
        </w:rPr>
        <w:instrText xml:space="preserve"> \@ "MMMM d, yyyy" </w:instrText>
      </w:r>
      <w:r w:rsidRPr="003D21E8">
        <w:rPr>
          <w:rFonts w:cs="Arial"/>
          <w:color w:val="808080" w:themeColor="background1" w:themeShade="80"/>
        </w:rPr>
        <w:fldChar w:fldCharType="separate"/>
      </w:r>
      <w:r w:rsidR="00A27F05">
        <w:rPr>
          <w:noProof/>
          <w:color w:val="808080" w:themeColor="background1" w:themeShade="80"/>
          <w:sz w:val="36"/>
          <w:szCs w:val="36"/>
        </w:rPr>
        <w:t>May 5, 2021</w:t>
      </w:r>
      <w:r w:rsidRPr="003D21E8">
        <w:rPr>
          <w:rFonts w:cs="Arial"/>
          <w:color w:val="808080" w:themeColor="background1" w:themeShade="80"/>
        </w:rPr>
        <w:fldChar w:fldCharType="end"/>
      </w:r>
    </w:p>
    <w:p w14:paraId="3127A341" w14:textId="77777777" w:rsidR="00BD7313" w:rsidRPr="006F0572" w:rsidRDefault="00600038" w:rsidP="00BD7313">
      <w:pPr>
        <w:pStyle w:val="FP-Title2"/>
        <w:ind w:left="0"/>
        <w:jc w:val="center"/>
        <w:rPr>
          <w:color w:val="808080" w:themeColor="background1" w:themeShade="80"/>
        </w:rPr>
      </w:pPr>
      <w:r w:rsidRPr="006F0572">
        <w:rPr>
          <w:color w:val="808080" w:themeColor="background1" w:themeShade="80"/>
        </w:rPr>
        <w:t xml:space="preserve">Version </w:t>
      </w:r>
      <w:sdt>
        <w:sdtPr>
          <w:rPr>
            <w:color w:val="808080" w:themeColor="background1" w:themeShade="80"/>
          </w:rPr>
          <w:id w:val="1294709816"/>
          <w:placeholder>
            <w:docPart w:val="A98FF6256AFE4111A46712B5AE7BCB95"/>
          </w:placeholder>
          <w:dataBinding w:prefixMappings="xmlns:ns0='http://schemas.cisco.com/ASMasterTemplate/additionalProperties' " w:xpath="/ns0:additionalProperties[1]/ns0:VersionDocument[1]" w:storeItemID="{10D1FE78-AF42-4805-9C26-E73594661FE6}"/>
          <w:text/>
        </w:sdtPr>
        <w:sdtContent>
          <w:r w:rsidR="006F0572" w:rsidRPr="006F0572">
            <w:rPr>
              <w:color w:val="808080" w:themeColor="background1" w:themeShade="80"/>
            </w:rPr>
            <w:t>1.0</w:t>
          </w:r>
        </w:sdtContent>
      </w:sdt>
    </w:p>
    <w:p w14:paraId="58AEAFE1" w14:textId="77777777" w:rsidR="00BD7313" w:rsidRPr="006F0572" w:rsidRDefault="00BD7313" w:rsidP="00BD7313"/>
    <w:p w14:paraId="409E3E94" w14:textId="77777777" w:rsidR="00BD7313" w:rsidRPr="006F0572" w:rsidRDefault="00BD7313" w:rsidP="00BD7313">
      <w:pPr>
        <w:rPr>
          <w:rFonts w:cs="Arial"/>
          <w:b/>
          <w:sz w:val="18"/>
          <w:szCs w:val="18"/>
        </w:rPr>
      </w:pPr>
    </w:p>
    <w:p w14:paraId="11D38691" w14:textId="77777777" w:rsidR="00BD7313" w:rsidRPr="006F0572" w:rsidRDefault="00BD7313" w:rsidP="00BD7313">
      <w:pPr>
        <w:rPr>
          <w:rFonts w:cs="Arial"/>
          <w:b/>
          <w:sz w:val="18"/>
          <w:szCs w:val="18"/>
        </w:rPr>
      </w:pPr>
    </w:p>
    <w:p w14:paraId="7ADE1122" w14:textId="77777777" w:rsidR="00BD7313" w:rsidRPr="006F0572" w:rsidRDefault="00BD7313" w:rsidP="00BD7313">
      <w:pPr>
        <w:rPr>
          <w:rFonts w:cs="Arial"/>
          <w:b/>
          <w:sz w:val="18"/>
          <w:szCs w:val="18"/>
        </w:rPr>
      </w:pPr>
    </w:p>
    <w:p w14:paraId="344448DA" w14:textId="24AC88FE" w:rsidR="00BD7313" w:rsidRPr="00894D94" w:rsidRDefault="00600038" w:rsidP="00ED30B0">
      <w:pPr>
        <w:jc w:val="left"/>
        <w:rPr>
          <w:rFonts w:cs="Arial"/>
          <w:b/>
          <w:sz w:val="18"/>
          <w:szCs w:val="18"/>
        </w:rPr>
      </w:pPr>
      <w:r w:rsidRPr="005F1025">
        <w:rPr>
          <w:rFonts w:cs="Arial"/>
          <w:b/>
          <w:sz w:val="18"/>
          <w:szCs w:val="18"/>
        </w:rPr>
        <w:t>Cisco Systems, Inc.</w:t>
      </w:r>
      <w:r>
        <w:rPr>
          <w:rFonts w:cs="Arial"/>
          <w:b/>
          <w:sz w:val="18"/>
          <w:szCs w:val="18"/>
        </w:rPr>
        <w:br/>
      </w:r>
      <w:r w:rsidRPr="005F1025">
        <w:rPr>
          <w:rFonts w:cs="Arial"/>
          <w:b/>
          <w:sz w:val="18"/>
          <w:szCs w:val="18"/>
        </w:rPr>
        <w:t>Corporate Headquarters</w:t>
      </w:r>
      <w:r>
        <w:rPr>
          <w:rFonts w:cs="Arial"/>
          <w:b/>
          <w:sz w:val="18"/>
          <w:szCs w:val="18"/>
        </w:rPr>
        <w:br/>
      </w:r>
      <w:r w:rsidRPr="005F1025">
        <w:rPr>
          <w:rFonts w:cs="Arial"/>
          <w:b/>
          <w:sz w:val="18"/>
          <w:szCs w:val="18"/>
        </w:rPr>
        <w:t>170 West Tasman Drive</w:t>
      </w:r>
      <w:r>
        <w:rPr>
          <w:rFonts w:cs="Arial"/>
          <w:b/>
          <w:sz w:val="18"/>
          <w:szCs w:val="18"/>
        </w:rPr>
        <w:br/>
      </w:r>
      <w:r w:rsidRPr="005F1025">
        <w:rPr>
          <w:rFonts w:cs="Arial"/>
          <w:b/>
          <w:sz w:val="18"/>
          <w:szCs w:val="18"/>
        </w:rPr>
        <w:t>San Jose, CA 95134-1706 USA</w:t>
      </w:r>
      <w:r>
        <w:rPr>
          <w:rFonts w:cs="Arial"/>
          <w:b/>
          <w:sz w:val="18"/>
          <w:szCs w:val="18"/>
        </w:rPr>
        <w:br/>
      </w:r>
      <w:hyperlink r:id="rId11" w:history="1">
        <w:r w:rsidRPr="005F1025">
          <w:rPr>
            <w:rFonts w:cs="Arial"/>
            <w:b/>
            <w:color w:val="000000"/>
            <w:sz w:val="18"/>
            <w:szCs w:val="18"/>
          </w:rPr>
          <w:t>http://www.cisco.com</w:t>
        </w:r>
      </w:hyperlink>
      <w:r>
        <w:rPr>
          <w:rFonts w:cs="Arial"/>
          <w:b/>
          <w:sz w:val="18"/>
          <w:szCs w:val="18"/>
        </w:rPr>
        <w:br/>
      </w:r>
      <w:r w:rsidRPr="005F1025">
        <w:rPr>
          <w:rFonts w:cs="Arial"/>
          <w:b/>
          <w:sz w:val="18"/>
          <w:szCs w:val="18"/>
        </w:rPr>
        <w:lastRenderedPageBreak/>
        <w:t>Tel:  408 526-4000 Toll Free: 800 553-NETS (6387)</w:t>
      </w:r>
      <w:r>
        <w:rPr>
          <w:rFonts w:cs="Arial"/>
          <w:b/>
          <w:sz w:val="18"/>
          <w:szCs w:val="18"/>
        </w:rPr>
        <w:br/>
      </w:r>
      <w:r w:rsidRPr="005F1025">
        <w:rPr>
          <w:rFonts w:cs="Arial"/>
          <w:b/>
          <w:sz w:val="18"/>
          <w:szCs w:val="18"/>
        </w:rPr>
        <w:t>Fax:  408 526-4100</w:t>
      </w:r>
    </w:p>
    <w:p w14:paraId="3AABA4A5" w14:textId="77777777" w:rsidR="00BD7313" w:rsidRDefault="00BD7313" w:rsidP="00BD7313"/>
    <w:p w14:paraId="65D8126D" w14:textId="77777777" w:rsidR="00BD7313" w:rsidRDefault="00BD7313" w:rsidP="00BD7313">
      <w:pPr>
        <w:sectPr w:rsidR="00BD7313" w:rsidSect="00BD7313">
          <w:headerReference w:type="default" r:id="rId12"/>
          <w:footerReference w:type="default" r:id="rId13"/>
          <w:pgSz w:w="11906" w:h="16838" w:code="9"/>
          <w:pgMar w:top="1584" w:right="1440" w:bottom="1728" w:left="1440" w:header="706" w:footer="432" w:gutter="0"/>
          <w:pgNumType w:start="1"/>
          <w:cols w:space="708"/>
          <w:docGrid w:linePitch="360"/>
        </w:sectPr>
      </w:pPr>
    </w:p>
    <w:p w14:paraId="2D47BA30" w14:textId="77777777" w:rsidR="00BD7313" w:rsidRDefault="00600038" w:rsidP="00BD7313">
      <w:pPr>
        <w:pStyle w:val="Heading1-NoNumbers"/>
      </w:pPr>
      <w:bookmarkStart w:id="0" w:name="_Ref21769461"/>
      <w:bookmarkStart w:id="1" w:name="_Toc350752734"/>
      <w:bookmarkStart w:id="2" w:name="_Toc351529791"/>
      <w:bookmarkStart w:id="3" w:name="_Toc67658119"/>
      <w:r w:rsidRPr="00CC46DF">
        <w:lastRenderedPageBreak/>
        <w:t>Contents</w:t>
      </w:r>
      <w:bookmarkEnd w:id="0"/>
      <w:bookmarkEnd w:id="1"/>
      <w:bookmarkEnd w:id="2"/>
      <w:bookmarkEnd w:id="3"/>
    </w:p>
    <w:p w14:paraId="3E12F463" w14:textId="75AC9F54" w:rsidR="00C706A8" w:rsidRDefault="00600038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7658119" w:history="1">
        <w:r w:rsidR="00C706A8" w:rsidRPr="009B3206">
          <w:rPr>
            <w:rStyle w:val="Hyperlink"/>
            <w:noProof/>
          </w:rPr>
          <w:t>Contents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_Toc67658119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2</w:t>
        </w:r>
        <w:r w:rsidR="00C706A8">
          <w:rPr>
            <w:noProof/>
            <w:webHidden/>
          </w:rPr>
          <w:fldChar w:fldCharType="end"/>
        </w:r>
      </w:hyperlink>
    </w:p>
    <w:p w14:paraId="7836524D" w14:textId="0623F03F" w:rsidR="00C706A8" w:rsidRDefault="0073619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7658120" w:history="1">
        <w:r w:rsidR="00C706A8" w:rsidRPr="009B3206">
          <w:rPr>
            <w:rStyle w:val="Hyperlink"/>
            <w:noProof/>
          </w:rPr>
          <w:t>About This Migration MOP Netsimp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_Toc67658120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3</w:t>
        </w:r>
        <w:r w:rsidR="00C706A8">
          <w:rPr>
            <w:noProof/>
            <w:webHidden/>
          </w:rPr>
          <w:fldChar w:fldCharType="end"/>
        </w:r>
      </w:hyperlink>
    </w:p>
    <w:p w14:paraId="57005A18" w14:textId="3259A956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21" w:history="1">
        <w:r w:rsidR="00C706A8" w:rsidRPr="009B3206">
          <w:rPr>
            <w:rStyle w:val="Hyperlink"/>
            <w:noProof/>
          </w:rPr>
          <w:t>History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_Toc67658121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3</w:t>
        </w:r>
        <w:r w:rsidR="00C706A8">
          <w:rPr>
            <w:noProof/>
            <w:webHidden/>
          </w:rPr>
          <w:fldChar w:fldCharType="end"/>
        </w:r>
      </w:hyperlink>
    </w:p>
    <w:p w14:paraId="438D29F4" w14:textId="4179B801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22" w:history="1">
        <w:r w:rsidR="00C706A8" w:rsidRPr="009B3206">
          <w:rPr>
            <w:rStyle w:val="Hyperlink"/>
            <w:noProof/>
          </w:rPr>
          <w:t>Review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_Toc67658122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3</w:t>
        </w:r>
        <w:r w:rsidR="00C706A8">
          <w:rPr>
            <w:noProof/>
            <w:webHidden/>
          </w:rPr>
          <w:fldChar w:fldCharType="end"/>
        </w:r>
      </w:hyperlink>
    </w:p>
    <w:p w14:paraId="198F4A50" w14:textId="5EE290EE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23" w:history="1">
        <w:r w:rsidR="00C706A8" w:rsidRPr="009B3206">
          <w:rPr>
            <w:rStyle w:val="Hyperlink"/>
            <w:noProof/>
            <w:lang w:val="en-GB"/>
          </w:rPr>
          <w:t>Document Conventions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_Toc67658123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3</w:t>
        </w:r>
        <w:r w:rsidR="00C706A8">
          <w:rPr>
            <w:noProof/>
            <w:webHidden/>
          </w:rPr>
          <w:fldChar w:fldCharType="end"/>
        </w:r>
      </w:hyperlink>
    </w:p>
    <w:p w14:paraId="29229C48" w14:textId="13861FFE" w:rsidR="00C706A8" w:rsidRDefault="0073619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7658124" w:history="1">
        <w:r w:rsidR="00C706A8" w:rsidRPr="009B3206">
          <w:rPr>
            <w:rStyle w:val="Hyperlink"/>
            <w:rFonts w:cs="Arial"/>
            <w:noProof/>
          </w:rPr>
          <w:t>1</w:t>
        </w:r>
        <w:r w:rsidR="00C706A8" w:rsidRPr="009B3206">
          <w:rPr>
            <w:rStyle w:val="Hyperlink"/>
            <w:noProof/>
          </w:rPr>
          <w:t xml:space="preserve"> Introduction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_Toc67658124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4</w:t>
        </w:r>
        <w:r w:rsidR="00C706A8">
          <w:rPr>
            <w:noProof/>
            <w:webHidden/>
          </w:rPr>
          <w:fldChar w:fldCharType="end"/>
        </w:r>
      </w:hyperlink>
    </w:p>
    <w:p w14:paraId="2FD238FE" w14:textId="47CCE522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25" w:history="1">
        <w:r w:rsidR="00C706A8" w:rsidRPr="009B3206">
          <w:rPr>
            <w:rStyle w:val="Hyperlink"/>
            <w:rFonts w:cs="Arial"/>
            <w:noProof/>
          </w:rPr>
          <w:t>1.1</w:t>
        </w:r>
        <w:r w:rsidR="00C706A8" w:rsidRPr="009B3206">
          <w:rPr>
            <w:rStyle w:val="Hyperlink"/>
            <w:noProof/>
            <w:lang w:val="en-GB"/>
          </w:rPr>
          <w:t xml:space="preserve"> Preface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_Toc67658125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4</w:t>
        </w:r>
        <w:r w:rsidR="00C706A8">
          <w:rPr>
            <w:noProof/>
            <w:webHidden/>
          </w:rPr>
          <w:fldChar w:fldCharType="end"/>
        </w:r>
      </w:hyperlink>
    </w:p>
    <w:p w14:paraId="2EE14303" w14:textId="01ABEE50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26" w:history="1">
        <w:r w:rsidR="00C706A8" w:rsidRPr="009B3206">
          <w:rPr>
            <w:rStyle w:val="Hyperlink"/>
            <w:rFonts w:cs="Arial"/>
            <w:noProof/>
          </w:rPr>
          <w:t>1.2</w:t>
        </w:r>
        <w:r w:rsidR="00C706A8" w:rsidRPr="009B3206">
          <w:rPr>
            <w:rStyle w:val="Hyperlink"/>
            <w:noProof/>
            <w:lang w:val="en-GB"/>
          </w:rPr>
          <w:t xml:space="preserve"> Audience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_Toc67658126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4</w:t>
        </w:r>
        <w:r w:rsidR="00C706A8">
          <w:rPr>
            <w:noProof/>
            <w:webHidden/>
          </w:rPr>
          <w:fldChar w:fldCharType="end"/>
        </w:r>
      </w:hyperlink>
    </w:p>
    <w:p w14:paraId="12D4A2A8" w14:textId="3035BDB3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27" w:history="1">
        <w:r w:rsidR="00C706A8" w:rsidRPr="009B3206">
          <w:rPr>
            <w:rStyle w:val="Hyperlink"/>
            <w:rFonts w:cs="Arial"/>
            <w:noProof/>
          </w:rPr>
          <w:t>1.3</w:t>
        </w:r>
        <w:r w:rsidR="00C706A8" w:rsidRPr="009B3206">
          <w:rPr>
            <w:rStyle w:val="Hyperlink"/>
            <w:noProof/>
            <w:lang w:val="en-GB"/>
          </w:rPr>
          <w:t xml:space="preserve"> Related Documents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_Toc67658127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4</w:t>
        </w:r>
        <w:r w:rsidR="00C706A8">
          <w:rPr>
            <w:noProof/>
            <w:webHidden/>
          </w:rPr>
          <w:fldChar w:fldCharType="end"/>
        </w:r>
      </w:hyperlink>
    </w:p>
    <w:p w14:paraId="0270D556" w14:textId="3D643D35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28" w:history="1">
        <w:r w:rsidR="00C706A8" w:rsidRPr="009B3206">
          <w:rPr>
            <w:rStyle w:val="Hyperlink"/>
            <w:rFonts w:cs="Arial"/>
            <w:noProof/>
          </w:rPr>
          <w:t>1.4</w:t>
        </w:r>
        <w:r w:rsidR="00C706A8" w:rsidRPr="009B3206">
          <w:rPr>
            <w:rStyle w:val="Hyperlink"/>
            <w:noProof/>
            <w:lang w:val="en-GB"/>
          </w:rPr>
          <w:t xml:space="preserve"> Devices involved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_Toc67658128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4</w:t>
        </w:r>
        <w:r w:rsidR="00C706A8">
          <w:rPr>
            <w:noProof/>
            <w:webHidden/>
          </w:rPr>
          <w:fldChar w:fldCharType="end"/>
        </w:r>
      </w:hyperlink>
    </w:p>
    <w:p w14:paraId="3DB4F09A" w14:textId="274D2A59" w:rsidR="00C706A8" w:rsidRDefault="0073619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7658129" w:history="1">
        <w:r w:rsidR="00C706A8" w:rsidRPr="009B3206">
          <w:rPr>
            <w:rStyle w:val="Hyperlink"/>
            <w:rFonts w:cs="Arial"/>
            <w:noProof/>
          </w:rPr>
          <w:t>2</w:t>
        </w:r>
        <w:r w:rsidR="00C706A8" w:rsidRPr="009B3206">
          <w:rPr>
            <w:rStyle w:val="Hyperlink"/>
            <w:noProof/>
          </w:rPr>
          <w:t xml:space="preserve"> General information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_Toc67658129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6</w:t>
        </w:r>
        <w:r w:rsidR="00C706A8">
          <w:rPr>
            <w:noProof/>
            <w:webHidden/>
          </w:rPr>
          <w:fldChar w:fldCharType="end"/>
        </w:r>
      </w:hyperlink>
    </w:p>
    <w:p w14:paraId="617F0BCD" w14:textId="0BBD343F" w:rsidR="00C706A8" w:rsidRDefault="0073619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7658130" w:history="1">
        <w:r w:rsidR="00C706A8" w:rsidRPr="009B3206">
          <w:rPr>
            <w:rStyle w:val="Hyperlink"/>
            <w:rFonts w:cs="Arial"/>
            <w:noProof/>
          </w:rPr>
          <w:t>3</w:t>
        </w:r>
        <w:r w:rsidR="00C706A8" w:rsidRPr="009B3206">
          <w:rPr>
            <w:rStyle w:val="Hyperlink"/>
            <w:noProof/>
          </w:rPr>
          <w:t xml:space="preserve"> Procedure for AT&amp;T-Network Simplification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_Toc67658130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7</w:t>
        </w:r>
        <w:r w:rsidR="00C706A8">
          <w:rPr>
            <w:noProof/>
            <w:webHidden/>
          </w:rPr>
          <w:fldChar w:fldCharType="end"/>
        </w:r>
      </w:hyperlink>
    </w:p>
    <w:p w14:paraId="61F4AFBB" w14:textId="18C06148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31" w:history="1">
        <w:r w:rsidR="00C706A8" w:rsidRPr="009B3206">
          <w:rPr>
            <w:rStyle w:val="Hyperlink"/>
            <w:rFonts w:cs="Arial"/>
            <w:noProof/>
          </w:rPr>
          <w:t>3.1</w:t>
        </w:r>
        <w:r w:rsidR="00C706A8" w:rsidRPr="009B3206">
          <w:rPr>
            <w:rStyle w:val="Hyperlink"/>
            <w:noProof/>
          </w:rPr>
          <w:t xml:space="preserve"> Request for read/write permissions with the AT&amp;T’s Network Security team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_Toc67658131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7</w:t>
        </w:r>
        <w:r w:rsidR="00C706A8">
          <w:rPr>
            <w:noProof/>
            <w:webHidden/>
          </w:rPr>
          <w:fldChar w:fldCharType="end"/>
        </w:r>
      </w:hyperlink>
    </w:p>
    <w:p w14:paraId="0306873B" w14:textId="05289764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32" w:history="1">
        <w:r w:rsidR="00C706A8" w:rsidRPr="009B3206">
          <w:rPr>
            <w:rStyle w:val="Hyperlink"/>
            <w:rFonts w:cs="Arial"/>
            <w:noProof/>
          </w:rPr>
          <w:t>3.2</w:t>
        </w:r>
        <w:r w:rsidR="00C706A8" w:rsidRPr="009B3206">
          <w:rPr>
            <w:rStyle w:val="Hyperlink"/>
            <w:noProof/>
            <w:lang w:val="en-GB"/>
          </w:rPr>
          <w:t xml:space="preserve"> Confirm with the AT&amp;T’s NOC team that Network Changes will be done before starting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_Toc67658132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8</w:t>
        </w:r>
        <w:r w:rsidR="00C706A8">
          <w:rPr>
            <w:noProof/>
            <w:webHidden/>
          </w:rPr>
          <w:fldChar w:fldCharType="end"/>
        </w:r>
      </w:hyperlink>
    </w:p>
    <w:p w14:paraId="2C7EA44C" w14:textId="7AC1C17F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33" w:history="1">
        <w:r w:rsidR="00C706A8" w:rsidRPr="009B3206">
          <w:rPr>
            <w:rStyle w:val="Hyperlink"/>
            <w:rFonts w:cs="Arial"/>
            <w:noProof/>
          </w:rPr>
          <w:t>3.3</w:t>
        </w:r>
        <w:r w:rsidR="00C706A8" w:rsidRPr="009B3206">
          <w:rPr>
            <w:rStyle w:val="Hyperlink"/>
            <w:noProof/>
            <w:lang w:val="en-GB"/>
          </w:rPr>
          <w:t xml:space="preserve"> Remote Access Verification on </w:t>
        </w:r>
        <w:r w:rsidR="00C706A8" w:rsidRPr="009B3206">
          <w:rPr>
            <w:rStyle w:val="Hyperlink"/>
            <w:noProof/>
          </w:rPr>
          <w:t>Error! MergeField was not found in header record of data source.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_Toc67658133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9</w:t>
        </w:r>
        <w:r w:rsidR="00C706A8">
          <w:rPr>
            <w:noProof/>
            <w:webHidden/>
          </w:rPr>
          <w:fldChar w:fldCharType="end"/>
        </w:r>
      </w:hyperlink>
    </w:p>
    <w:p w14:paraId="1171C47E" w14:textId="79434552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34" w:history="1">
        <w:r w:rsidR="00C706A8" w:rsidRPr="009B3206">
          <w:rPr>
            <w:rStyle w:val="Hyperlink"/>
            <w:rFonts w:cs="Arial"/>
            <w:noProof/>
          </w:rPr>
          <w:t>3.4</w:t>
        </w:r>
        <w:r w:rsidR="00C706A8" w:rsidRPr="009B3206">
          <w:rPr>
            <w:rStyle w:val="Hyperlink"/>
            <w:noProof/>
            <w:lang w:val="en-GB"/>
          </w:rPr>
          <w:t xml:space="preserve"> Verifying </w:t>
        </w:r>
        <w:r w:rsidR="00C706A8" w:rsidRPr="009B3206">
          <w:rPr>
            <w:rStyle w:val="Hyperlink"/>
            <w:noProof/>
          </w:rPr>
          <w:t>Error! MergeField was not found in header record of data source.</w:t>
        </w:r>
        <w:r w:rsidR="00C706A8" w:rsidRPr="009B3206">
          <w:rPr>
            <w:rStyle w:val="Hyperlink"/>
            <w:noProof/>
            <w:lang w:val="en-GB"/>
          </w:rPr>
          <w:t xml:space="preserve"> device state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_Toc67658134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9</w:t>
        </w:r>
        <w:r w:rsidR="00C706A8">
          <w:rPr>
            <w:noProof/>
            <w:webHidden/>
          </w:rPr>
          <w:fldChar w:fldCharType="end"/>
        </w:r>
      </w:hyperlink>
    </w:p>
    <w:p w14:paraId="548BC7D3" w14:textId="1C15DF00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35" w:history="1">
        <w:r w:rsidR="00C706A8" w:rsidRPr="009B3206">
          <w:rPr>
            <w:rStyle w:val="Hyperlink"/>
            <w:rFonts w:cs="Arial"/>
            <w:noProof/>
          </w:rPr>
          <w:t>3.5</w:t>
        </w:r>
        <w:r w:rsidR="00C706A8" w:rsidRPr="009B3206">
          <w:rPr>
            <w:rStyle w:val="Hyperlink"/>
            <w:noProof/>
          </w:rPr>
          <w:t xml:space="preserve"> Migration port mapping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_Toc67658135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10</w:t>
        </w:r>
        <w:r w:rsidR="00C706A8">
          <w:rPr>
            <w:noProof/>
            <w:webHidden/>
          </w:rPr>
          <w:fldChar w:fldCharType="end"/>
        </w:r>
      </w:hyperlink>
    </w:p>
    <w:p w14:paraId="117DD062" w14:textId="34B2F957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36" w:history="1">
        <w:r w:rsidR="00C706A8" w:rsidRPr="009B3206">
          <w:rPr>
            <w:rStyle w:val="Hyperlink"/>
            <w:rFonts w:cs="Arial"/>
            <w:noProof/>
          </w:rPr>
          <w:t>3.6</w:t>
        </w:r>
        <w:r w:rsidR="00C706A8" w:rsidRPr="009B3206">
          <w:rPr>
            <w:rStyle w:val="Hyperlink"/>
            <w:noProof/>
          </w:rPr>
          <w:t xml:space="preserve"> Migration procedure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_Toc67658136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10</w:t>
        </w:r>
        <w:r w:rsidR="00C706A8">
          <w:rPr>
            <w:noProof/>
            <w:webHidden/>
          </w:rPr>
          <w:fldChar w:fldCharType="end"/>
        </w:r>
      </w:hyperlink>
    </w:p>
    <w:p w14:paraId="22AFF434" w14:textId="02A5AA51" w:rsidR="00C706A8" w:rsidRDefault="0073619F">
      <w:pPr>
        <w:pStyle w:val="TOC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7658137" w:history="1">
        <w:r w:rsidR="00C706A8" w:rsidRPr="009B3206">
          <w:rPr>
            <w:rStyle w:val="Hyperlink"/>
            <w:rFonts w:cs="Arial"/>
            <w:noProof/>
          </w:rPr>
          <w:t>3.7</w:t>
        </w:r>
        <w:r w:rsidR="00C706A8" w:rsidRPr="009B3206">
          <w:rPr>
            <w:rStyle w:val="Hyperlink"/>
            <w:noProof/>
            <w:lang w:val="en-GB"/>
          </w:rPr>
          <w:t xml:space="preserve"> Verifying </w:t>
        </w:r>
        <w:r w:rsidR="00C706A8" w:rsidRPr="009B3206">
          <w:rPr>
            <w:rStyle w:val="Hyperlink"/>
            <w:noProof/>
          </w:rPr>
          <w:t>Error! MergeField was not found in header record of data source.</w:t>
        </w:r>
        <w:r w:rsidR="00C706A8" w:rsidRPr="009B3206">
          <w:rPr>
            <w:rStyle w:val="Hyperlink"/>
            <w:noProof/>
            <w:lang w:val="en-GB"/>
          </w:rPr>
          <w:t xml:space="preserve"> </w:t>
        </w:r>
        <w:r w:rsidR="00C706A8" w:rsidRPr="009B3206">
          <w:rPr>
            <w:rStyle w:val="Hyperlink"/>
            <w:noProof/>
          </w:rPr>
          <w:t>Error! MergeField was not found in header record of data source.</w:t>
        </w:r>
        <w:r w:rsidR="00C706A8" w:rsidRPr="009B3206">
          <w:rPr>
            <w:rStyle w:val="Hyperlink"/>
            <w:noProof/>
            <w:lang w:val="en-GB"/>
          </w:rPr>
          <w:t xml:space="preserve"> device state after migration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_Toc67658137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11</w:t>
        </w:r>
        <w:r w:rsidR="00C706A8">
          <w:rPr>
            <w:noProof/>
            <w:webHidden/>
          </w:rPr>
          <w:fldChar w:fldCharType="end"/>
        </w:r>
      </w:hyperlink>
    </w:p>
    <w:p w14:paraId="533835FF" w14:textId="2E0AFC09" w:rsidR="00C706A8" w:rsidRDefault="0073619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7658138" w:history="1">
        <w:r w:rsidR="00C706A8" w:rsidRPr="009B3206">
          <w:rPr>
            <w:rStyle w:val="Hyperlink"/>
            <w:rFonts w:cs="Arial"/>
            <w:noProof/>
          </w:rPr>
          <w:t>4</w:t>
        </w:r>
        <w:r w:rsidR="00C706A8" w:rsidRPr="009B3206">
          <w:rPr>
            <w:rStyle w:val="Hyperlink"/>
            <w:noProof/>
          </w:rPr>
          <w:t xml:space="preserve"> Rollback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_Toc67658138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12</w:t>
        </w:r>
        <w:r w:rsidR="00C706A8">
          <w:rPr>
            <w:noProof/>
            <w:webHidden/>
          </w:rPr>
          <w:fldChar w:fldCharType="end"/>
        </w:r>
      </w:hyperlink>
    </w:p>
    <w:p w14:paraId="2E7C5FF0" w14:textId="7CFA441A" w:rsidR="00C706A8" w:rsidRDefault="0073619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7658139" w:history="1">
        <w:r w:rsidR="00C706A8" w:rsidRPr="009B3206">
          <w:rPr>
            <w:rStyle w:val="Hyperlink"/>
            <w:noProof/>
            <w:lang w:val="en-GB"/>
          </w:rPr>
          <w:t>Trademarks and Disclaimers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_Toc67658139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13</w:t>
        </w:r>
        <w:r w:rsidR="00C706A8">
          <w:rPr>
            <w:noProof/>
            <w:webHidden/>
          </w:rPr>
          <w:fldChar w:fldCharType="end"/>
        </w:r>
      </w:hyperlink>
    </w:p>
    <w:p w14:paraId="74794E08" w14:textId="29C6E3D7" w:rsidR="00C706A8" w:rsidRDefault="0073619F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7658140" w:history="1">
        <w:r w:rsidR="00C706A8" w:rsidRPr="009B3206">
          <w:rPr>
            <w:rStyle w:val="Hyperlink"/>
            <w:noProof/>
          </w:rPr>
          <w:t>Document Acceptance</w:t>
        </w:r>
        <w:r w:rsidR="00C706A8">
          <w:rPr>
            <w:noProof/>
            <w:webHidden/>
          </w:rPr>
          <w:tab/>
        </w:r>
        <w:r w:rsidR="00C706A8">
          <w:rPr>
            <w:noProof/>
            <w:webHidden/>
          </w:rPr>
          <w:fldChar w:fldCharType="begin"/>
        </w:r>
        <w:r w:rsidR="00C706A8">
          <w:rPr>
            <w:noProof/>
            <w:webHidden/>
          </w:rPr>
          <w:instrText xml:space="preserve"> PAGEREF _Toc67658140 \h </w:instrText>
        </w:r>
        <w:r w:rsidR="00C706A8">
          <w:rPr>
            <w:noProof/>
            <w:webHidden/>
          </w:rPr>
        </w:r>
        <w:r w:rsidR="00C706A8">
          <w:rPr>
            <w:noProof/>
            <w:webHidden/>
          </w:rPr>
          <w:fldChar w:fldCharType="separate"/>
        </w:r>
        <w:r w:rsidR="00C706A8">
          <w:rPr>
            <w:noProof/>
            <w:webHidden/>
          </w:rPr>
          <w:t>14</w:t>
        </w:r>
        <w:r w:rsidR="00C706A8">
          <w:rPr>
            <w:noProof/>
            <w:webHidden/>
          </w:rPr>
          <w:fldChar w:fldCharType="end"/>
        </w:r>
      </w:hyperlink>
    </w:p>
    <w:p w14:paraId="11C5687B" w14:textId="6CB36C8F" w:rsidR="00BD7313" w:rsidRDefault="00600038" w:rsidP="00BD7313">
      <w:pPr>
        <w:sectPr w:rsidR="00BD7313" w:rsidSect="00BD7313">
          <w:headerReference w:type="default" r:id="rId14"/>
          <w:footerReference w:type="default" r:id="rId15"/>
          <w:pgSz w:w="11906" w:h="16838" w:code="9"/>
          <w:pgMar w:top="1584" w:right="1440" w:bottom="1728" w:left="1440" w:header="562" w:footer="432" w:gutter="0"/>
          <w:pgNumType w:start="2"/>
          <w:cols w:space="708"/>
          <w:docGrid w:linePitch="360"/>
        </w:sectPr>
      </w:pPr>
      <w:r>
        <w:fldChar w:fldCharType="end"/>
      </w:r>
    </w:p>
    <w:p w14:paraId="5E5BFBD2" w14:textId="765C1ABD" w:rsidR="00BD7313" w:rsidRDefault="00600038" w:rsidP="00BD7313">
      <w:pPr>
        <w:pStyle w:val="Heading1-NoNumbers"/>
      </w:pPr>
      <w:bookmarkStart w:id="4" w:name="_Toc350752736"/>
      <w:bookmarkStart w:id="5" w:name="_Toc351529793"/>
      <w:bookmarkStart w:id="6" w:name="_Toc67658120"/>
      <w:bookmarkStart w:id="7" w:name="_Toc336890665"/>
      <w:bookmarkStart w:id="8" w:name="_Toc336891542"/>
      <w:r>
        <w:lastRenderedPageBreak/>
        <w:t xml:space="preserve">About This </w:t>
      </w:r>
      <w:bookmarkEnd w:id="4"/>
      <w:bookmarkEnd w:id="5"/>
      <w:sdt>
        <w:sdtPr>
          <w:id w:val="1740820755"/>
          <w:placeholder>
            <w:docPart w:val="A98FF6256AFE4111A46712B5AE7BCB95"/>
          </w:placeholder>
          <w:dataBinding w:prefixMappings="xmlns:ns0='http://schemas.cisco.com/ASMasterTemplate/additionalProperties' " w:xpath="/ns0:additionalProperties[1]/ns0:documentDeliverableName[1]" w:storeItemID="{10D1FE78-AF42-4805-9C26-E73594661FE6}"/>
          <w:text/>
        </w:sdtPr>
        <w:sdtContent>
          <w:r w:rsidR="007479F2">
            <w:t xml:space="preserve">Migration MOP </w:t>
          </w:r>
          <w:proofErr w:type="spellStart"/>
          <w:r w:rsidR="007479F2">
            <w:t>Netsimp</w:t>
          </w:r>
          <w:proofErr w:type="spellEnd"/>
        </w:sdtContent>
      </w:sdt>
      <w:bookmarkEnd w:id="6"/>
    </w:p>
    <w:p w14:paraId="09D8A1A7" w14:textId="77777777" w:rsidR="00BD7313" w:rsidRDefault="00BD7313" w:rsidP="00BD7313">
      <w:pPr>
        <w:tabs>
          <w:tab w:val="left" w:pos="3240"/>
        </w:tabs>
        <w:rPr>
          <w:lang w:val="en-GB"/>
        </w:rPr>
      </w:pPr>
    </w:p>
    <w:tbl>
      <w:tblPr>
        <w:tblStyle w:val="TableGrid"/>
        <w:tblW w:w="0" w:type="auto"/>
        <w:tblInd w:w="-9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023"/>
        <w:gridCol w:w="7088"/>
      </w:tblGrid>
      <w:tr w:rsidR="00475326" w:rsidRPr="00B325AB" w14:paraId="3DDC813F" w14:textId="77777777" w:rsidTr="00BD7313">
        <w:tc>
          <w:tcPr>
            <w:tcW w:w="2023" w:type="dxa"/>
          </w:tcPr>
          <w:p w14:paraId="56BE2888" w14:textId="77777777" w:rsidR="00BD7313" w:rsidRPr="0043788F" w:rsidRDefault="00600038" w:rsidP="00BD7313">
            <w:pPr>
              <w:tabs>
                <w:tab w:val="left" w:pos="3240"/>
              </w:tabs>
              <w:spacing w:before="40" w:after="40"/>
              <w:rPr>
                <w:lang w:val="en-GB"/>
              </w:rPr>
            </w:pPr>
            <w:r w:rsidRPr="0043788F">
              <w:rPr>
                <w:lang w:val="en-GB"/>
              </w:rPr>
              <w:t>Author</w:t>
            </w:r>
          </w:p>
        </w:tc>
        <w:sdt>
          <w:sdtPr>
            <w:rPr>
              <w:lang w:val="es-MX"/>
            </w:rPr>
            <w:id w:val="-74597973"/>
            <w:placeholder>
              <w:docPart w:val="A98FF6256AFE4111A46712B5AE7BCB95"/>
            </w:placeholder>
            <w:dataBinding w:prefixMappings="xmlns:ns0='http://schemas.cisco.com/ASMasterTemplate/additionalProperties' " w:xpath="/ns0:additionalProperties[1]/ns0:documentAuthor[1]" w:storeItemID="{10D1FE78-AF42-4805-9C26-E73594661FE6}"/>
            <w:text/>
          </w:sdtPr>
          <w:sdtContent>
            <w:tc>
              <w:tcPr>
                <w:tcW w:w="7088" w:type="dxa"/>
              </w:tcPr>
              <w:p w14:paraId="5825D155" w14:textId="63E35F81" w:rsidR="00BD7313" w:rsidRPr="005944F8" w:rsidRDefault="00850EEE" w:rsidP="00C139CF">
                <w:pPr>
                  <w:tabs>
                    <w:tab w:val="left" w:pos="3240"/>
                  </w:tabs>
                  <w:spacing w:before="40" w:after="40"/>
                  <w:rPr>
                    <w:lang w:val="es-MX"/>
                  </w:rPr>
                </w:pPr>
                <w:r>
                  <w:rPr>
                    <w:lang w:val="es-MX"/>
                  </w:rPr>
                  <w:t>Day1 IPBH/</w:t>
                </w:r>
                <w:proofErr w:type="spellStart"/>
                <w:r>
                  <w:rPr>
                    <w:lang w:val="es-MX"/>
                  </w:rPr>
                  <w:t>Netsimp</w:t>
                </w:r>
                <w:proofErr w:type="spellEnd"/>
                <w:r>
                  <w:rPr>
                    <w:lang w:val="es-MX"/>
                  </w:rPr>
                  <w:t xml:space="preserve"> </w:t>
                </w:r>
                <w:proofErr w:type="spellStart"/>
                <w:r>
                  <w:rPr>
                    <w:lang w:val="es-MX"/>
                  </w:rPr>
                  <w:t>team</w:t>
                </w:r>
                <w:proofErr w:type="spellEnd"/>
              </w:p>
            </w:tc>
          </w:sdtContent>
        </w:sdt>
      </w:tr>
      <w:tr w:rsidR="00475326" w14:paraId="16353781" w14:textId="77777777" w:rsidTr="00BD7313">
        <w:tc>
          <w:tcPr>
            <w:tcW w:w="2023" w:type="dxa"/>
          </w:tcPr>
          <w:p w14:paraId="4F571FC8" w14:textId="77777777" w:rsidR="00BD7313" w:rsidRPr="0043788F" w:rsidRDefault="00600038" w:rsidP="00BD7313">
            <w:pPr>
              <w:tabs>
                <w:tab w:val="left" w:pos="3240"/>
              </w:tabs>
              <w:spacing w:before="40" w:after="40"/>
              <w:rPr>
                <w:lang w:val="en-GB"/>
              </w:rPr>
            </w:pPr>
            <w:r w:rsidRPr="0043788F">
              <w:rPr>
                <w:lang w:val="en-GB"/>
              </w:rPr>
              <w:t>Change Authority</w:t>
            </w:r>
          </w:p>
        </w:tc>
        <w:sdt>
          <w:sdtPr>
            <w:rPr>
              <w:lang w:val="en-GB"/>
            </w:rPr>
            <w:id w:val="1219711446"/>
            <w:placeholder>
              <w:docPart w:val="A98FF6256AFE4111A46712B5AE7BCB95"/>
            </w:placeholder>
            <w:dataBinding w:prefixMappings="xmlns:ns0='http://schemas.cisco.com/ASMasterTemplate/additionalProperties' " w:xpath="/ns0:additionalProperties[1]/ns0:ChangeAuthority[1]" w:storeItemID="{10D1FE78-AF42-4805-9C26-E73594661FE6}"/>
            <w:text/>
          </w:sdtPr>
          <w:sdtContent>
            <w:tc>
              <w:tcPr>
                <w:tcW w:w="7088" w:type="dxa"/>
              </w:tcPr>
              <w:p w14:paraId="5C6B29F3" w14:textId="77777777" w:rsidR="00BD7313" w:rsidRPr="0043788F" w:rsidRDefault="006F0572" w:rsidP="00BD7313">
                <w:pPr>
                  <w:tabs>
                    <w:tab w:val="left" w:pos="3240"/>
                  </w:tabs>
                  <w:spacing w:before="40" w:after="40"/>
                  <w:rPr>
                    <w:lang w:val="en-GB"/>
                  </w:rPr>
                </w:pPr>
                <w:r>
                  <w:rPr>
                    <w:lang w:val="en-GB"/>
                  </w:rPr>
                  <w:t xml:space="preserve">Cisco Day1 </w:t>
                </w:r>
                <w:proofErr w:type="spellStart"/>
                <w:r>
                  <w:rPr>
                    <w:lang w:val="en-GB"/>
                  </w:rPr>
                  <w:t>Netsimp</w:t>
                </w:r>
                <w:proofErr w:type="spellEnd"/>
                <w:r>
                  <w:rPr>
                    <w:lang w:val="en-GB"/>
                  </w:rPr>
                  <w:t xml:space="preserve"> team</w:t>
                </w:r>
              </w:p>
            </w:tc>
          </w:sdtContent>
        </w:sdt>
      </w:tr>
      <w:tr w:rsidR="00475326" w14:paraId="1C9289D5" w14:textId="77777777" w:rsidTr="00BD7313">
        <w:trPr>
          <w:trHeight w:val="134"/>
        </w:trPr>
        <w:tc>
          <w:tcPr>
            <w:tcW w:w="2023" w:type="dxa"/>
          </w:tcPr>
          <w:p w14:paraId="20A7790A" w14:textId="77777777" w:rsidR="00BD7313" w:rsidRPr="00202856" w:rsidRDefault="00600038" w:rsidP="00BD7313">
            <w:pPr>
              <w:tabs>
                <w:tab w:val="left" w:pos="3240"/>
              </w:tabs>
              <w:spacing w:before="40" w:after="40"/>
              <w:rPr>
                <w:lang w:val="en-GB"/>
              </w:rPr>
            </w:pPr>
            <w:r w:rsidRPr="00202856">
              <w:rPr>
                <w:lang w:val="en-GB"/>
              </w:rPr>
              <w:t>Project ID</w:t>
            </w:r>
          </w:p>
        </w:tc>
        <w:tc>
          <w:tcPr>
            <w:tcW w:w="7088" w:type="dxa"/>
          </w:tcPr>
          <w:p w14:paraId="53DB3BD0" w14:textId="743A8FED" w:rsidR="00BD7313" w:rsidRPr="0043788F" w:rsidRDefault="00A82AC6" w:rsidP="00BD7313">
            <w:pPr>
              <w:tabs>
                <w:tab w:val="left" w:pos="3240"/>
              </w:tabs>
              <w:spacing w:before="40" w:after="40"/>
              <w:rPr>
                <w:lang w:val="en-GB"/>
              </w:rPr>
            </w:pPr>
            <w:r>
              <w:fldChar w:fldCharType="begin"/>
            </w:r>
            <w:r>
              <w:instrText xml:space="preserve"> MERGEFIELD PID </w:instrText>
            </w:r>
            <w:r>
              <w:fldChar w:fldCharType="separate"/>
            </w:r>
            <w:r>
              <w:rPr>
                <w:b/>
                <w:bCs/>
                <w:noProof/>
              </w:rPr>
              <w:t>Error! MergeField was not found in header record of data source.</w:t>
            </w:r>
            <w:r>
              <w:fldChar w:fldCharType="end"/>
            </w:r>
          </w:p>
        </w:tc>
      </w:tr>
    </w:tbl>
    <w:p w14:paraId="3CBE801A" w14:textId="77777777" w:rsidR="00BD7313" w:rsidRPr="00043497" w:rsidRDefault="00600038" w:rsidP="00BD7313">
      <w:pPr>
        <w:pStyle w:val="Heading2-NoNumbers"/>
      </w:pPr>
      <w:bookmarkStart w:id="9" w:name="_Toc350752737"/>
      <w:bookmarkStart w:id="10" w:name="_Toc351529794"/>
      <w:bookmarkStart w:id="11" w:name="_Toc67658121"/>
      <w:r w:rsidRPr="00043497">
        <w:t>History</w:t>
      </w:r>
      <w:bookmarkEnd w:id="9"/>
      <w:bookmarkEnd w:id="10"/>
      <w:bookmarkEnd w:id="11"/>
    </w:p>
    <w:tbl>
      <w:tblPr>
        <w:tblStyle w:val="CiscoCXTable"/>
        <w:tblW w:w="0" w:type="auto"/>
        <w:tblInd w:w="-10" w:type="dxa"/>
        <w:tblLook w:val="04A0" w:firstRow="1" w:lastRow="0" w:firstColumn="1" w:lastColumn="0" w:noHBand="0" w:noVBand="1"/>
      </w:tblPr>
      <w:tblGrid>
        <w:gridCol w:w="1443"/>
        <w:gridCol w:w="1406"/>
        <w:gridCol w:w="1726"/>
        <w:gridCol w:w="4441"/>
      </w:tblGrid>
      <w:tr w:rsidR="00475326" w14:paraId="5FF29642" w14:textId="77777777" w:rsidTr="004753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3" w:type="dxa"/>
          </w:tcPr>
          <w:p w14:paraId="73454979" w14:textId="77777777" w:rsidR="00BD7313" w:rsidRPr="00EC64E1" w:rsidRDefault="00600038" w:rsidP="00BD7313">
            <w:pPr>
              <w:pStyle w:val="TableHeader"/>
              <w:jc w:val="center"/>
            </w:pPr>
            <w:r w:rsidRPr="00EC64E1">
              <w:t>Version No.</w:t>
            </w:r>
          </w:p>
        </w:tc>
        <w:tc>
          <w:tcPr>
            <w:tcW w:w="1406" w:type="dxa"/>
          </w:tcPr>
          <w:p w14:paraId="4420939A" w14:textId="77777777" w:rsidR="00BD7313" w:rsidRPr="00EC64E1" w:rsidRDefault="00600038" w:rsidP="00BD7313">
            <w:pPr>
              <w:pStyle w:val="TableHeader"/>
            </w:pPr>
            <w:r w:rsidRPr="00EC64E1">
              <w:t>Issue Date</w:t>
            </w:r>
          </w:p>
        </w:tc>
        <w:tc>
          <w:tcPr>
            <w:tcW w:w="1726" w:type="dxa"/>
          </w:tcPr>
          <w:p w14:paraId="30CB6379" w14:textId="77777777" w:rsidR="00BD7313" w:rsidRPr="00EC64E1" w:rsidRDefault="00600038" w:rsidP="00BD7313">
            <w:pPr>
              <w:pStyle w:val="TableHeader"/>
            </w:pPr>
            <w:r w:rsidRPr="00EC64E1">
              <w:t>Status</w:t>
            </w:r>
          </w:p>
        </w:tc>
        <w:tc>
          <w:tcPr>
            <w:tcW w:w="4441" w:type="dxa"/>
          </w:tcPr>
          <w:p w14:paraId="05B3DB59" w14:textId="77777777" w:rsidR="00BD7313" w:rsidRPr="00EC64E1" w:rsidRDefault="00600038" w:rsidP="00BD7313">
            <w:pPr>
              <w:pStyle w:val="TableHeader"/>
            </w:pPr>
            <w:r w:rsidRPr="00EC64E1">
              <w:t>Reason for Change</w:t>
            </w:r>
          </w:p>
        </w:tc>
      </w:tr>
      <w:tr w:rsidR="00475326" w14:paraId="158EF7DE" w14:textId="77777777" w:rsidTr="00475326">
        <w:tc>
          <w:tcPr>
            <w:tcW w:w="1443" w:type="dxa"/>
          </w:tcPr>
          <w:p w14:paraId="787B5344" w14:textId="77777777" w:rsidR="00BD7313" w:rsidRDefault="006F0572" w:rsidP="00BD7313">
            <w:r>
              <w:t>1.0</w:t>
            </w:r>
          </w:p>
        </w:tc>
        <w:tc>
          <w:tcPr>
            <w:tcW w:w="1406" w:type="dxa"/>
          </w:tcPr>
          <w:p w14:paraId="2E364A1F" w14:textId="675B350C" w:rsidR="00BD7313" w:rsidRDefault="007479F2" w:rsidP="00BD7313">
            <w:r>
              <w:fldChar w:fldCharType="begin"/>
            </w:r>
            <w:r>
              <w:instrText xml:space="preserve"> MERGEFIELD DATE </w:instrText>
            </w:r>
            <w:r>
              <w:fldChar w:fldCharType="separate"/>
            </w:r>
            <w:r w:rsidR="003637F4">
              <w:rPr>
                <w:b/>
                <w:bCs/>
                <w:noProof/>
              </w:rPr>
              <w:t>Error! MergeField was not found in header record of data source.</w:t>
            </w:r>
            <w:r>
              <w:fldChar w:fldCharType="end"/>
            </w:r>
          </w:p>
        </w:tc>
        <w:tc>
          <w:tcPr>
            <w:tcW w:w="1726" w:type="dxa"/>
          </w:tcPr>
          <w:p w14:paraId="73C648D2" w14:textId="77777777" w:rsidR="00BD7313" w:rsidRDefault="006F0572" w:rsidP="00BD7313">
            <w:r>
              <w:t>Released</w:t>
            </w:r>
          </w:p>
        </w:tc>
        <w:tc>
          <w:tcPr>
            <w:tcW w:w="4441" w:type="dxa"/>
          </w:tcPr>
          <w:p w14:paraId="18E49E05" w14:textId="77777777" w:rsidR="00BD7313" w:rsidRPr="00BA1826" w:rsidRDefault="005944F8" w:rsidP="00BD7313">
            <w:pPr>
              <w:rPr>
                <w:lang w:val="es-MX"/>
              </w:rPr>
            </w:pPr>
            <w:r>
              <w:t>First draft</w:t>
            </w:r>
          </w:p>
        </w:tc>
      </w:tr>
      <w:tr w:rsidR="00475326" w14:paraId="5922D544" w14:textId="77777777" w:rsidTr="00475326">
        <w:tc>
          <w:tcPr>
            <w:tcW w:w="1443" w:type="dxa"/>
          </w:tcPr>
          <w:p w14:paraId="28C7AF28" w14:textId="77777777" w:rsidR="00BD7313" w:rsidRDefault="00BD7313" w:rsidP="00BD7313"/>
        </w:tc>
        <w:tc>
          <w:tcPr>
            <w:tcW w:w="1406" w:type="dxa"/>
          </w:tcPr>
          <w:p w14:paraId="0F974B28" w14:textId="77777777" w:rsidR="00BD7313" w:rsidRDefault="00BD7313" w:rsidP="00BD7313"/>
        </w:tc>
        <w:tc>
          <w:tcPr>
            <w:tcW w:w="1726" w:type="dxa"/>
          </w:tcPr>
          <w:p w14:paraId="3A2AE4CB" w14:textId="77777777" w:rsidR="00BD7313" w:rsidRDefault="00BD7313" w:rsidP="00BD7313"/>
        </w:tc>
        <w:tc>
          <w:tcPr>
            <w:tcW w:w="4441" w:type="dxa"/>
          </w:tcPr>
          <w:p w14:paraId="1A98207B" w14:textId="77777777" w:rsidR="00BD7313" w:rsidRDefault="00BD7313" w:rsidP="00BD7313"/>
        </w:tc>
      </w:tr>
    </w:tbl>
    <w:p w14:paraId="285C6F97" w14:textId="77777777" w:rsidR="00BD7313" w:rsidRPr="00043497" w:rsidRDefault="00600038" w:rsidP="00BD7313">
      <w:pPr>
        <w:pStyle w:val="Heading2-NoNumbers"/>
      </w:pPr>
      <w:bookmarkStart w:id="12" w:name="_Toc350752738"/>
      <w:bookmarkStart w:id="13" w:name="_Toc351529795"/>
      <w:bookmarkStart w:id="14" w:name="_Toc67658122"/>
      <w:r w:rsidRPr="00043497">
        <w:t>Review</w:t>
      </w:r>
      <w:bookmarkEnd w:id="12"/>
      <w:bookmarkEnd w:id="13"/>
      <w:bookmarkEnd w:id="14"/>
    </w:p>
    <w:tbl>
      <w:tblPr>
        <w:tblStyle w:val="CiscoCXTable"/>
        <w:tblW w:w="0" w:type="auto"/>
        <w:tblInd w:w="-10" w:type="dxa"/>
        <w:tblLook w:val="04A0" w:firstRow="1" w:lastRow="0" w:firstColumn="1" w:lastColumn="0" w:noHBand="0" w:noVBand="1"/>
      </w:tblPr>
      <w:tblGrid>
        <w:gridCol w:w="5897"/>
        <w:gridCol w:w="1371"/>
        <w:gridCol w:w="1748"/>
      </w:tblGrid>
      <w:tr w:rsidR="00475326" w14:paraId="67DD560C" w14:textId="77777777" w:rsidTr="004753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897" w:type="dxa"/>
          </w:tcPr>
          <w:p w14:paraId="7D31BE2E" w14:textId="77777777" w:rsidR="00BD7313" w:rsidRPr="00EC64E1" w:rsidRDefault="00600038" w:rsidP="00BD7313">
            <w:pPr>
              <w:pStyle w:val="TableHeader"/>
            </w:pPr>
            <w:r w:rsidRPr="00EC64E1">
              <w:t>Reviewer’s Details</w:t>
            </w:r>
          </w:p>
        </w:tc>
        <w:tc>
          <w:tcPr>
            <w:tcW w:w="1371" w:type="dxa"/>
          </w:tcPr>
          <w:p w14:paraId="7859F21A" w14:textId="77777777" w:rsidR="00BD7313" w:rsidRPr="00EC64E1" w:rsidRDefault="00600038" w:rsidP="00BD7313">
            <w:pPr>
              <w:pStyle w:val="TableHeader"/>
            </w:pPr>
            <w:r w:rsidRPr="00EC64E1">
              <w:t>Version No.</w:t>
            </w:r>
          </w:p>
        </w:tc>
        <w:tc>
          <w:tcPr>
            <w:tcW w:w="1748" w:type="dxa"/>
          </w:tcPr>
          <w:p w14:paraId="2DA9D857" w14:textId="77777777" w:rsidR="00BD7313" w:rsidRPr="00EC64E1" w:rsidRDefault="00600038" w:rsidP="00BD7313">
            <w:pPr>
              <w:pStyle w:val="TableHeader"/>
            </w:pPr>
            <w:r w:rsidRPr="00EC64E1">
              <w:t>Date</w:t>
            </w:r>
          </w:p>
        </w:tc>
      </w:tr>
      <w:tr w:rsidR="00475326" w14:paraId="75DA4233" w14:textId="77777777" w:rsidTr="00475326">
        <w:tc>
          <w:tcPr>
            <w:tcW w:w="5897" w:type="dxa"/>
          </w:tcPr>
          <w:p w14:paraId="313AFF66" w14:textId="77777777" w:rsidR="00BD7313" w:rsidRDefault="00BD7313" w:rsidP="00BD7313"/>
        </w:tc>
        <w:tc>
          <w:tcPr>
            <w:tcW w:w="1371" w:type="dxa"/>
          </w:tcPr>
          <w:p w14:paraId="3F64BB41" w14:textId="77777777" w:rsidR="00BD7313" w:rsidRDefault="00BD7313" w:rsidP="00BD7313"/>
        </w:tc>
        <w:tc>
          <w:tcPr>
            <w:tcW w:w="1748" w:type="dxa"/>
          </w:tcPr>
          <w:p w14:paraId="1670863B" w14:textId="77777777" w:rsidR="00BD7313" w:rsidRDefault="00BD7313" w:rsidP="00BD7313"/>
        </w:tc>
      </w:tr>
      <w:tr w:rsidR="00475326" w14:paraId="2077A976" w14:textId="77777777" w:rsidTr="00475326">
        <w:tc>
          <w:tcPr>
            <w:tcW w:w="5897" w:type="dxa"/>
          </w:tcPr>
          <w:p w14:paraId="512A8447" w14:textId="77777777" w:rsidR="00BD7313" w:rsidRDefault="00BD7313" w:rsidP="00BD7313"/>
        </w:tc>
        <w:tc>
          <w:tcPr>
            <w:tcW w:w="1371" w:type="dxa"/>
          </w:tcPr>
          <w:p w14:paraId="67218B68" w14:textId="77777777" w:rsidR="00BD7313" w:rsidRDefault="00BD7313" w:rsidP="00BD7313"/>
        </w:tc>
        <w:tc>
          <w:tcPr>
            <w:tcW w:w="1748" w:type="dxa"/>
          </w:tcPr>
          <w:p w14:paraId="0CEDF90A" w14:textId="77777777" w:rsidR="00BD7313" w:rsidRDefault="00BD7313" w:rsidP="00BD7313"/>
        </w:tc>
      </w:tr>
    </w:tbl>
    <w:p w14:paraId="29ACC984" w14:textId="77777777" w:rsidR="00BD7313" w:rsidRDefault="00BD7313" w:rsidP="00BD7313"/>
    <w:p w14:paraId="64BBA8E3" w14:textId="77777777" w:rsidR="00BD7313" w:rsidRPr="005A19D2" w:rsidRDefault="00600038" w:rsidP="00BD7313">
      <w:pPr>
        <w:pStyle w:val="Heading2-NoNumbers"/>
        <w:rPr>
          <w:color w:val="auto"/>
          <w:lang w:val="en-GB"/>
        </w:rPr>
      </w:pPr>
      <w:bookmarkStart w:id="15" w:name="_Toc338864091"/>
      <w:bookmarkStart w:id="16" w:name="_Toc350752739"/>
      <w:bookmarkStart w:id="17" w:name="_Toc351529796"/>
      <w:bookmarkStart w:id="18" w:name="_Toc67658123"/>
      <w:r w:rsidRPr="005A19D2">
        <w:rPr>
          <w:color w:val="auto"/>
          <w:lang w:val="en-GB"/>
        </w:rPr>
        <w:t>Document Conventions</w:t>
      </w:r>
      <w:bookmarkEnd w:id="15"/>
      <w:bookmarkEnd w:id="16"/>
      <w:bookmarkEnd w:id="17"/>
      <w:bookmarkEnd w:id="18"/>
    </w:p>
    <w:p w14:paraId="6F76F632" w14:textId="77777777" w:rsidR="00BD7313" w:rsidRPr="005A19D2" w:rsidRDefault="00BD7313" w:rsidP="00BD7313">
      <w:pPr>
        <w:rPr>
          <w:lang w:val="en-GB"/>
        </w:rPr>
      </w:pPr>
    </w:p>
    <w:tbl>
      <w:tblPr>
        <w:tblStyle w:val="TableGrid"/>
        <w:tblW w:w="0" w:type="auto"/>
        <w:tblInd w:w="-9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10"/>
        <w:gridCol w:w="8301"/>
      </w:tblGrid>
      <w:tr w:rsidR="005A19D2" w:rsidRPr="005A19D2" w14:paraId="41BBC452" w14:textId="77777777" w:rsidTr="00BD7313">
        <w:tc>
          <w:tcPr>
            <w:tcW w:w="810" w:type="dxa"/>
          </w:tcPr>
          <w:p w14:paraId="41CFDB3E" w14:textId="77777777" w:rsidR="00BD7313" w:rsidRPr="005A19D2" w:rsidRDefault="00600038" w:rsidP="00BD7313">
            <w:pPr>
              <w:rPr>
                <w:lang w:val="en-GB"/>
              </w:rPr>
            </w:pPr>
            <w:r w:rsidRPr="005A19D2">
              <w:rPr>
                <w:noProof/>
                <w:lang w:val="es-MX" w:eastAsia="es-MX"/>
              </w:rPr>
              <w:drawing>
                <wp:inline distT="0" distB="0" distL="0" distR="0" wp14:anchorId="7FCB8157" wp14:editId="3D2DD234">
                  <wp:extent cx="325755" cy="286270"/>
                  <wp:effectExtent l="0" t="0" r="0" b="0"/>
                  <wp:docPr id="5" name="Picture 5" descr="D:\Pad and p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Pad and p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06" cy="299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1" w:type="dxa"/>
          </w:tcPr>
          <w:p w14:paraId="5E1AB5C2" w14:textId="77777777" w:rsidR="00BD7313" w:rsidRPr="005A19D2" w:rsidRDefault="00600038" w:rsidP="00C24EF0">
            <w:pPr>
              <w:jc w:val="left"/>
            </w:pPr>
            <w:proofErr w:type="gramStart"/>
            <w:r w:rsidRPr="005A19D2">
              <w:t>Alerts</w:t>
            </w:r>
            <w:proofErr w:type="gramEnd"/>
            <w:r w:rsidRPr="005A19D2">
              <w:t xml:space="preserve"> readers to take note. Notes contain helpful suggestions or references to material not covered in the document.</w:t>
            </w:r>
            <w:r w:rsidRPr="005A19D2">
              <w:br/>
            </w:r>
          </w:p>
        </w:tc>
      </w:tr>
      <w:tr w:rsidR="005A19D2" w:rsidRPr="005A19D2" w14:paraId="5886146E" w14:textId="77777777" w:rsidTr="00BD7313">
        <w:tc>
          <w:tcPr>
            <w:tcW w:w="810" w:type="dxa"/>
          </w:tcPr>
          <w:p w14:paraId="5B674665" w14:textId="77777777" w:rsidR="00BD7313" w:rsidRPr="005A19D2" w:rsidRDefault="00600038" w:rsidP="00BD7313">
            <w:pPr>
              <w:jc w:val="center"/>
              <w:rPr>
                <w:lang w:val="en-GB"/>
              </w:rPr>
            </w:pPr>
            <w:r w:rsidRPr="005A19D2">
              <w:rPr>
                <w:noProof/>
                <w:lang w:val="es-MX" w:eastAsia="es-MX"/>
              </w:rPr>
              <w:drawing>
                <wp:inline distT="0" distB="0" distL="0" distR="0" wp14:anchorId="21E5E870" wp14:editId="0C12D879">
                  <wp:extent cx="259080" cy="259080"/>
                  <wp:effectExtent l="0" t="0" r="7620" b="7620"/>
                  <wp:docPr id="9" name="Picture 9" descr="D:\Cau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Cau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1" w:type="dxa"/>
          </w:tcPr>
          <w:p w14:paraId="24046AE8" w14:textId="77777777" w:rsidR="00BD7313" w:rsidRPr="005A19D2" w:rsidRDefault="00600038" w:rsidP="00C24EF0">
            <w:pPr>
              <w:jc w:val="left"/>
            </w:pPr>
            <w:proofErr w:type="gramStart"/>
            <w:r w:rsidRPr="005A19D2">
              <w:t>Alerts</w:t>
            </w:r>
            <w:proofErr w:type="gramEnd"/>
            <w:r w:rsidRPr="005A19D2">
              <w:t xml:space="preserve"> readers to be careful. In this situation, you might do something that could result in equipment damage or loss of data.</w:t>
            </w:r>
            <w:r w:rsidRPr="005A19D2">
              <w:br/>
            </w:r>
          </w:p>
        </w:tc>
      </w:tr>
      <w:tr w:rsidR="005A19D2" w:rsidRPr="005A19D2" w14:paraId="44F03493" w14:textId="77777777" w:rsidTr="00BD7313">
        <w:tc>
          <w:tcPr>
            <w:tcW w:w="810" w:type="dxa"/>
          </w:tcPr>
          <w:p w14:paraId="2ACAAB1C" w14:textId="77777777" w:rsidR="00BD7313" w:rsidRPr="005A19D2" w:rsidRDefault="00600038" w:rsidP="00BD7313">
            <w:pPr>
              <w:jc w:val="center"/>
              <w:rPr>
                <w:lang w:val="en-GB"/>
              </w:rPr>
            </w:pPr>
            <w:r w:rsidRPr="005A19D2">
              <w:rPr>
                <w:noProof/>
                <w:lang w:val="es-MX" w:eastAsia="es-MX"/>
              </w:rPr>
              <w:drawing>
                <wp:inline distT="0" distB="0" distL="0" distR="0" wp14:anchorId="4A074DE2" wp14:editId="1543AC39">
                  <wp:extent cx="365760" cy="320040"/>
                  <wp:effectExtent l="0" t="0" r="0" b="3810"/>
                  <wp:docPr id="8" name="Picture 8" descr="D:\Warn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Warn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1" w:type="dxa"/>
          </w:tcPr>
          <w:p w14:paraId="3C132145" w14:textId="77777777" w:rsidR="00BD7313" w:rsidRPr="005A19D2" w:rsidRDefault="00600038" w:rsidP="00C24EF0">
            <w:pPr>
              <w:jc w:val="left"/>
              <w:rPr>
                <w:lang w:val="en-GB"/>
              </w:rPr>
            </w:pPr>
            <w:proofErr w:type="gramStart"/>
            <w:r w:rsidRPr="005A19D2">
              <w:t>Alerts</w:t>
            </w:r>
            <w:proofErr w:type="gramEnd"/>
            <w:r w:rsidRPr="005A19D2">
              <w:t xml:space="preserve"> readers of a situation that could cause bodily injury. They need to be aware of the hazards involved with electrical circuitry and familiarize themselves with standard practices for preventing accidents.</w:t>
            </w:r>
            <w:r w:rsidRPr="005A19D2">
              <w:br/>
            </w:r>
          </w:p>
        </w:tc>
      </w:tr>
      <w:tr w:rsidR="005A19D2" w:rsidRPr="005A19D2" w14:paraId="2E7B432E" w14:textId="77777777" w:rsidTr="00BD7313">
        <w:tc>
          <w:tcPr>
            <w:tcW w:w="810" w:type="dxa"/>
          </w:tcPr>
          <w:p w14:paraId="4E1DC371" w14:textId="77777777" w:rsidR="00BD7313" w:rsidRPr="005A19D2" w:rsidRDefault="00600038" w:rsidP="00BD7313">
            <w:pPr>
              <w:jc w:val="center"/>
              <w:rPr>
                <w:lang w:val="en-GB"/>
              </w:rPr>
            </w:pPr>
            <w:r w:rsidRPr="005A19D2">
              <w:rPr>
                <w:noProof/>
                <w:lang w:val="es-MX" w:eastAsia="es-MX"/>
              </w:rPr>
              <w:drawing>
                <wp:inline distT="0" distB="0" distL="0" distR="0" wp14:anchorId="6032C75E" wp14:editId="171757FD">
                  <wp:extent cx="325898" cy="373380"/>
                  <wp:effectExtent l="0" t="0" r="0" b="7620"/>
                  <wp:docPr id="4" name="Picture 4" descr="D:\clo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clo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958" cy="38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1" w:type="dxa"/>
          </w:tcPr>
          <w:p w14:paraId="66DFB04C" w14:textId="77777777" w:rsidR="00BD7313" w:rsidRPr="005A19D2" w:rsidRDefault="00600038" w:rsidP="00C24EF0">
            <w:pPr>
              <w:jc w:val="left"/>
            </w:pPr>
            <w:r w:rsidRPr="005A19D2">
              <w:t>Alerts the reader that they can save time by performing the action described in the paragraph affixed to this icon.</w:t>
            </w:r>
            <w:r w:rsidRPr="005A19D2">
              <w:br/>
            </w:r>
          </w:p>
        </w:tc>
      </w:tr>
      <w:tr w:rsidR="005A19D2" w:rsidRPr="005A19D2" w14:paraId="1052D1A7" w14:textId="77777777" w:rsidTr="00BD7313">
        <w:tc>
          <w:tcPr>
            <w:tcW w:w="810" w:type="dxa"/>
          </w:tcPr>
          <w:p w14:paraId="49CD00F2" w14:textId="77777777" w:rsidR="00BD7313" w:rsidRPr="005A19D2" w:rsidRDefault="00600038" w:rsidP="00BD7313">
            <w:pPr>
              <w:jc w:val="center"/>
              <w:rPr>
                <w:lang w:val="en-GB"/>
              </w:rPr>
            </w:pPr>
            <w:r w:rsidRPr="005A19D2">
              <w:rPr>
                <w:noProof/>
                <w:lang w:val="es-MX" w:eastAsia="es-MX"/>
              </w:rPr>
              <w:drawing>
                <wp:inline distT="0" distB="0" distL="0" distR="0" wp14:anchorId="75973B88" wp14:editId="45D3BA34">
                  <wp:extent cx="312420" cy="287020"/>
                  <wp:effectExtent l="0" t="0" r="0" b="0"/>
                  <wp:docPr id="7" name="Picture 7" descr="D:\Tip 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Tip ic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87" cy="291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1" w:type="dxa"/>
          </w:tcPr>
          <w:p w14:paraId="58AA1775" w14:textId="77777777" w:rsidR="00BD7313" w:rsidRPr="005A19D2" w:rsidRDefault="00600038" w:rsidP="00C24EF0">
            <w:pPr>
              <w:jc w:val="left"/>
            </w:pPr>
            <w:r w:rsidRPr="005A19D2">
              <w:t xml:space="preserve">Alerts the reader that the information affixed to this icon will help them solve a problem. The information might not be troubleshooting or even an action, but it could be useful information </w:t>
            </w:r>
            <w:proofErr w:type="gramStart"/>
            <w:r w:rsidRPr="005A19D2">
              <w:t>similar to</w:t>
            </w:r>
            <w:proofErr w:type="gramEnd"/>
            <w:r w:rsidRPr="005A19D2">
              <w:t xml:space="preserve"> a Timesaver.</w:t>
            </w:r>
            <w:r w:rsidRPr="005A19D2">
              <w:br/>
            </w:r>
          </w:p>
        </w:tc>
      </w:tr>
    </w:tbl>
    <w:p w14:paraId="5441A798" w14:textId="77777777" w:rsidR="00BD7313" w:rsidRDefault="00BD7313" w:rsidP="00BD7313">
      <w:pPr>
        <w:rPr>
          <w:lang w:val="en-GB"/>
        </w:rPr>
      </w:pPr>
    </w:p>
    <w:p w14:paraId="75C74756" w14:textId="77777777" w:rsidR="00BD7313" w:rsidRDefault="00BD7313" w:rsidP="00BD7313">
      <w:pPr>
        <w:rPr>
          <w:lang w:val="en-GB"/>
        </w:rPr>
      </w:pPr>
    </w:p>
    <w:p w14:paraId="79089544" w14:textId="77777777" w:rsidR="00BD7313" w:rsidRDefault="00600038" w:rsidP="00BD7313">
      <w:pPr>
        <w:pStyle w:val="Heading1"/>
      </w:pPr>
      <w:bookmarkStart w:id="19" w:name="_Toc338864089"/>
      <w:bookmarkStart w:id="20" w:name="_Toc350752740"/>
      <w:bookmarkStart w:id="21" w:name="_Toc351529797"/>
      <w:bookmarkStart w:id="22" w:name="_Toc67658124"/>
      <w:r>
        <w:lastRenderedPageBreak/>
        <w:t>Introduction</w:t>
      </w:r>
      <w:bookmarkEnd w:id="19"/>
      <w:bookmarkEnd w:id="20"/>
      <w:bookmarkEnd w:id="21"/>
      <w:bookmarkEnd w:id="22"/>
    </w:p>
    <w:p w14:paraId="5953489D" w14:textId="77777777" w:rsidR="00BD7313" w:rsidRPr="004E7EFE" w:rsidRDefault="00600038" w:rsidP="00BD7313">
      <w:pPr>
        <w:pStyle w:val="Heading2"/>
        <w:rPr>
          <w:lang w:val="en-GB"/>
        </w:rPr>
      </w:pPr>
      <w:bookmarkStart w:id="23" w:name="_Preface"/>
      <w:bookmarkStart w:id="24" w:name="_Toc338864090"/>
      <w:bookmarkStart w:id="25" w:name="_Toc350752741"/>
      <w:bookmarkStart w:id="26" w:name="_Toc351529798"/>
      <w:bookmarkStart w:id="27" w:name="_Toc67658125"/>
      <w:bookmarkEnd w:id="23"/>
      <w:r w:rsidRPr="004E7EFE">
        <w:rPr>
          <w:lang w:val="en-GB"/>
        </w:rPr>
        <w:t>Preface</w:t>
      </w:r>
      <w:bookmarkEnd w:id="24"/>
      <w:bookmarkEnd w:id="25"/>
      <w:bookmarkEnd w:id="26"/>
      <w:bookmarkEnd w:id="27"/>
    </w:p>
    <w:p w14:paraId="39D5DB7B" w14:textId="0D9E204D" w:rsidR="00603354" w:rsidRDefault="006F0572" w:rsidP="00603354">
      <w:pPr>
        <w:rPr>
          <w:lang w:val="en-GB"/>
        </w:rPr>
      </w:pPr>
      <w:bookmarkStart w:id="28" w:name="_Toc338864092"/>
      <w:bookmarkStart w:id="29" w:name="_Toc350752742"/>
      <w:r>
        <w:rPr>
          <w:lang w:val="en-GB"/>
        </w:rPr>
        <w:t>This document is created for the Network simplification project. Its main audience is AT&amp;T Mexico Engineering</w:t>
      </w:r>
      <w:r w:rsidR="00B16325">
        <w:rPr>
          <w:lang w:val="en-GB"/>
        </w:rPr>
        <w:t xml:space="preserve">, Deployment, Change Control, NOC and </w:t>
      </w:r>
      <w:r>
        <w:rPr>
          <w:lang w:val="en-GB"/>
        </w:rPr>
        <w:t>Operations teams which oversee execution of the Maintenance Windows to</w:t>
      </w:r>
      <w:r w:rsidR="00603354">
        <w:rPr>
          <w:lang w:val="en-GB"/>
        </w:rPr>
        <w:t xml:space="preserve"> </w:t>
      </w:r>
      <w:r w:rsidR="00244574">
        <w:rPr>
          <w:lang w:val="en-GB"/>
        </w:rPr>
        <w:t>migrate services to a</w:t>
      </w:r>
      <w:r>
        <w:rPr>
          <w:lang w:val="en-GB"/>
        </w:rPr>
        <w:t xml:space="preserve"> </w:t>
      </w:r>
      <w:r w:rsidR="00B16325">
        <w:rPr>
          <w:lang w:val="en-GB"/>
        </w:rPr>
        <w:fldChar w:fldCharType="begin"/>
      </w:r>
      <w:r w:rsidR="00B16325">
        <w:rPr>
          <w:lang w:val="en-GB"/>
        </w:rPr>
        <w:instrText xml:space="preserve"> MERGEFIELD DEVICE </w:instrText>
      </w:r>
      <w:r w:rsidR="00B16325">
        <w:rPr>
          <w:lang w:val="en-GB"/>
        </w:rPr>
        <w:fldChar w:fldCharType="separate"/>
      </w:r>
      <w:r w:rsidR="003637F4">
        <w:rPr>
          <w:b/>
          <w:bCs/>
          <w:noProof/>
        </w:rPr>
        <w:t>Error! MergeField was not found in header record of data source.</w:t>
      </w:r>
      <w:r w:rsidR="00B16325">
        <w:rPr>
          <w:lang w:val="en-GB"/>
        </w:rPr>
        <w:fldChar w:fldCharType="end"/>
      </w:r>
      <w:r w:rsidR="00603354">
        <w:rPr>
          <w:lang w:val="en-GB"/>
        </w:rPr>
        <w:t xml:space="preserve"> </w:t>
      </w:r>
      <w:r>
        <w:rPr>
          <w:lang w:val="en-GB"/>
        </w:rPr>
        <w:t>.</w:t>
      </w:r>
      <w:r w:rsidR="00603354" w:rsidRPr="00603354">
        <w:rPr>
          <w:lang w:val="en-GB"/>
        </w:rPr>
        <w:t xml:space="preserve"> </w:t>
      </w:r>
      <w:r w:rsidR="00603354">
        <w:rPr>
          <w:lang w:val="en-GB"/>
        </w:rPr>
        <w:t xml:space="preserve">The Goal of the MOP is to configure the interfaces for </w:t>
      </w:r>
      <w:r w:rsidR="00603354">
        <w:rPr>
          <w:lang w:val="en-GB"/>
        </w:rPr>
        <w:fldChar w:fldCharType="begin"/>
      </w:r>
      <w:r w:rsidR="00603354">
        <w:rPr>
          <w:lang w:val="en-GB"/>
        </w:rPr>
        <w:instrText xml:space="preserve"> MERGEFIELD SITENAME </w:instrText>
      </w:r>
      <w:r w:rsidR="00603354">
        <w:rPr>
          <w:lang w:val="en-GB"/>
        </w:rPr>
        <w:fldChar w:fldCharType="separate"/>
      </w:r>
      <w:r w:rsidR="00603354">
        <w:rPr>
          <w:b/>
          <w:bCs/>
          <w:noProof/>
        </w:rPr>
        <w:t>Error! MergeField was not found in header record of data source.</w:t>
      </w:r>
      <w:r w:rsidR="00603354">
        <w:rPr>
          <w:lang w:val="en-GB"/>
        </w:rPr>
        <w:fldChar w:fldCharType="end"/>
      </w:r>
      <w:r w:rsidR="00603354">
        <w:rPr>
          <w:lang w:val="en-GB"/>
        </w:rPr>
        <w:t xml:space="preserve"> of an installed </w:t>
      </w:r>
      <w:r w:rsidR="00603354">
        <w:rPr>
          <w:lang w:val="en-GB"/>
        </w:rPr>
        <w:fldChar w:fldCharType="begin"/>
      </w:r>
      <w:r w:rsidR="00603354">
        <w:rPr>
          <w:lang w:val="en-GB"/>
        </w:rPr>
        <w:instrText xml:space="preserve"> MERGEFIELD DEVICE  </w:instrText>
      </w:r>
      <w:r w:rsidR="00603354">
        <w:rPr>
          <w:lang w:val="en-GB"/>
        </w:rPr>
        <w:fldChar w:fldCharType="separate"/>
      </w:r>
      <w:r w:rsidR="00603354">
        <w:rPr>
          <w:b/>
          <w:bCs/>
          <w:noProof/>
        </w:rPr>
        <w:t>Error! MergeField was not found in header record of data source.</w:t>
      </w:r>
      <w:r w:rsidR="00603354">
        <w:rPr>
          <w:lang w:val="en-GB"/>
        </w:rPr>
        <w:fldChar w:fldCharType="end"/>
      </w:r>
      <w:r w:rsidR="00603354">
        <w:rPr>
          <w:lang w:val="en-GB"/>
        </w:rPr>
        <w:t xml:space="preserve"> device to receive the end host connections </w:t>
      </w:r>
      <w:r w:rsidR="00603354" w:rsidRPr="002C3E35">
        <w:rPr>
          <w:lang w:val="en-GB"/>
        </w:rPr>
        <w:t>according with Golden Configuration</w:t>
      </w:r>
      <w:r w:rsidR="00603354">
        <w:rPr>
          <w:lang w:val="en-GB"/>
        </w:rPr>
        <w:t xml:space="preserve">. Once the interface is configured, the connection from current router is migrated to the </w:t>
      </w:r>
      <w:r w:rsidR="00603354">
        <w:rPr>
          <w:lang w:val="en-GB"/>
        </w:rPr>
        <w:fldChar w:fldCharType="begin"/>
      </w:r>
      <w:r w:rsidR="00603354">
        <w:rPr>
          <w:lang w:val="en-GB"/>
        </w:rPr>
        <w:instrText xml:space="preserve"> MERGEFIELD HOSTNAME </w:instrText>
      </w:r>
      <w:r w:rsidR="00603354">
        <w:rPr>
          <w:lang w:val="en-GB"/>
        </w:rPr>
        <w:fldChar w:fldCharType="separate"/>
      </w:r>
      <w:r w:rsidR="00603354">
        <w:rPr>
          <w:b/>
          <w:bCs/>
          <w:noProof/>
        </w:rPr>
        <w:t>Error! MergeField was not found in header record of data source.</w:t>
      </w:r>
      <w:r w:rsidR="00603354">
        <w:rPr>
          <w:lang w:val="en-GB"/>
        </w:rPr>
        <w:fldChar w:fldCharType="end"/>
      </w:r>
      <w:r w:rsidR="00603354">
        <w:rPr>
          <w:lang w:val="en-GB"/>
        </w:rPr>
        <w:t xml:space="preserve"> device and verifications take place.</w:t>
      </w:r>
    </w:p>
    <w:p w14:paraId="73C724A6" w14:textId="77777777" w:rsidR="00603354" w:rsidRDefault="00603354" w:rsidP="006F0572">
      <w:pPr>
        <w:rPr>
          <w:lang w:val="en-GB"/>
        </w:rPr>
      </w:pPr>
    </w:p>
    <w:p w14:paraId="6B159310" w14:textId="05D26707" w:rsidR="00BD7313" w:rsidRDefault="006F0572" w:rsidP="006F0572">
      <w:pPr>
        <w:rPr>
          <w:lang w:val="en-GB"/>
        </w:rPr>
      </w:pPr>
      <w:r>
        <w:rPr>
          <w:lang w:val="en-GB"/>
        </w:rPr>
        <w:t>The MOP is structured to be generic and the Scripts to be executed are specific to the device involved during the Maintenance Window</w:t>
      </w:r>
      <w:r w:rsidR="002C3E35">
        <w:rPr>
          <w:lang w:val="en-GB"/>
        </w:rPr>
        <w:t>.</w:t>
      </w:r>
    </w:p>
    <w:p w14:paraId="79DA0AAE" w14:textId="77777777" w:rsidR="002C3E35" w:rsidRDefault="002C3E35" w:rsidP="006F0572">
      <w:pPr>
        <w:rPr>
          <w:lang w:val="en-GB"/>
        </w:rPr>
      </w:pPr>
    </w:p>
    <w:p w14:paraId="24FA6B8A" w14:textId="77777777" w:rsidR="00BD7313" w:rsidRPr="004E7EFE" w:rsidRDefault="00600038" w:rsidP="00BD7313">
      <w:pPr>
        <w:pStyle w:val="Heading2"/>
        <w:rPr>
          <w:lang w:val="en-GB"/>
        </w:rPr>
      </w:pPr>
      <w:bookmarkStart w:id="30" w:name="_Toc351529802"/>
      <w:bookmarkStart w:id="31" w:name="_Toc67658127"/>
      <w:r w:rsidRPr="004E7EFE">
        <w:rPr>
          <w:lang w:val="en-GB"/>
        </w:rPr>
        <w:t>Related Documents</w:t>
      </w:r>
      <w:bookmarkEnd w:id="28"/>
      <w:bookmarkEnd w:id="29"/>
      <w:bookmarkEnd w:id="30"/>
      <w:bookmarkEnd w:id="31"/>
    </w:p>
    <w:tbl>
      <w:tblPr>
        <w:tblStyle w:val="CiscoCXTable-ShadedRows"/>
        <w:tblW w:w="0" w:type="auto"/>
        <w:tblLook w:val="04A0" w:firstRow="1" w:lastRow="0" w:firstColumn="1" w:lastColumn="0" w:noHBand="0" w:noVBand="1"/>
      </w:tblPr>
      <w:tblGrid>
        <w:gridCol w:w="7220"/>
        <w:gridCol w:w="1786"/>
      </w:tblGrid>
      <w:tr w:rsidR="00244574" w:rsidRPr="00831566" w14:paraId="6C1E4F1A" w14:textId="77777777" w:rsidTr="00244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220" w:type="dxa"/>
          </w:tcPr>
          <w:p w14:paraId="7486C95E" w14:textId="77777777" w:rsidR="00244574" w:rsidRPr="00831566" w:rsidRDefault="00244574" w:rsidP="00244574">
            <w:pPr>
              <w:rPr>
                <w:lang w:val="en-GB"/>
              </w:rPr>
            </w:pPr>
            <w:bookmarkStart w:id="32" w:name="_Toc338864093"/>
            <w:bookmarkStart w:id="33" w:name="_Toc350752743"/>
            <w:bookmarkStart w:id="34" w:name="_Toc351529803"/>
            <w:bookmarkEnd w:id="7"/>
            <w:bookmarkEnd w:id="8"/>
            <w:r w:rsidRPr="00831566">
              <w:rPr>
                <w:lang w:val="en-GB"/>
              </w:rPr>
              <w:t>Document</w:t>
            </w:r>
          </w:p>
        </w:tc>
        <w:tc>
          <w:tcPr>
            <w:tcW w:w="1786" w:type="dxa"/>
          </w:tcPr>
          <w:p w14:paraId="71E7FE93" w14:textId="77777777" w:rsidR="00244574" w:rsidRPr="00831566" w:rsidRDefault="00244574" w:rsidP="00244574">
            <w:pPr>
              <w:rPr>
                <w:lang w:val="en-GB"/>
              </w:rPr>
            </w:pPr>
            <w:r w:rsidRPr="00831566">
              <w:rPr>
                <w:lang w:val="en-GB"/>
              </w:rPr>
              <w:t>Version</w:t>
            </w:r>
          </w:p>
        </w:tc>
      </w:tr>
      <w:tr w:rsidR="00244574" w14:paraId="0A666573" w14:textId="77777777" w:rsidTr="002445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20" w:type="dxa"/>
          </w:tcPr>
          <w:p w14:paraId="61CD8278" w14:textId="77777777" w:rsidR="00244574" w:rsidRPr="00831566" w:rsidRDefault="00244574" w:rsidP="00244574">
            <w:pPr>
              <w:rPr>
                <w:lang w:val="en-GB"/>
              </w:rPr>
            </w:pPr>
            <w:proofErr w:type="spellStart"/>
            <w:r w:rsidRPr="00181D2E">
              <w:rPr>
                <w:lang w:val="en-GB"/>
              </w:rPr>
              <w:t>ATTMx</w:t>
            </w:r>
            <w:proofErr w:type="spellEnd"/>
            <w:r w:rsidRPr="00181D2E">
              <w:rPr>
                <w:lang w:val="en-GB"/>
              </w:rPr>
              <w:t xml:space="preserve"> </w:t>
            </w:r>
            <w:proofErr w:type="spellStart"/>
            <w:r w:rsidRPr="00181D2E">
              <w:rPr>
                <w:lang w:val="en-GB"/>
              </w:rPr>
              <w:t>Netsimp</w:t>
            </w:r>
            <w:proofErr w:type="spellEnd"/>
            <w:r w:rsidRPr="00181D2E">
              <w:rPr>
                <w:lang w:val="en-GB"/>
              </w:rPr>
              <w:t xml:space="preserve"> Phase 2 - Customer Requirements Document Presentation - 2020Jun22</w:t>
            </w:r>
          </w:p>
        </w:tc>
        <w:tc>
          <w:tcPr>
            <w:tcW w:w="1786" w:type="dxa"/>
          </w:tcPr>
          <w:p w14:paraId="24131055" w14:textId="77777777" w:rsidR="00244574" w:rsidRPr="00BD6B98" w:rsidRDefault="00244574" w:rsidP="00244574">
            <w:pPr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</w:tr>
      <w:tr w:rsidR="00244574" w14:paraId="1C03A9C0" w14:textId="77777777" w:rsidTr="00244574">
        <w:tc>
          <w:tcPr>
            <w:tcW w:w="7220" w:type="dxa"/>
          </w:tcPr>
          <w:p w14:paraId="154E94B8" w14:textId="77777777" w:rsidR="00244574" w:rsidRPr="00181D2E" w:rsidRDefault="00244574" w:rsidP="00244574">
            <w:pPr>
              <w:rPr>
                <w:lang w:val="en-GB"/>
              </w:rPr>
            </w:pPr>
            <w:proofErr w:type="spellStart"/>
            <w:r w:rsidRPr="00181D2E">
              <w:rPr>
                <w:lang w:val="en-GB"/>
              </w:rPr>
              <w:t>ATTMx</w:t>
            </w:r>
            <w:proofErr w:type="spellEnd"/>
            <w:r w:rsidRPr="00181D2E">
              <w:rPr>
                <w:lang w:val="en-GB"/>
              </w:rPr>
              <w:t xml:space="preserve"> </w:t>
            </w:r>
            <w:proofErr w:type="spellStart"/>
            <w:r w:rsidRPr="00181D2E">
              <w:rPr>
                <w:lang w:val="en-GB"/>
              </w:rPr>
              <w:t>Netsimp</w:t>
            </w:r>
            <w:proofErr w:type="spellEnd"/>
            <w:r w:rsidRPr="00181D2E">
              <w:rPr>
                <w:lang w:val="en-GB"/>
              </w:rPr>
              <w:t xml:space="preserve"> Phase 2 - Customer Requirements Document - 2020Jun22</w:t>
            </w:r>
          </w:p>
        </w:tc>
        <w:tc>
          <w:tcPr>
            <w:tcW w:w="1786" w:type="dxa"/>
          </w:tcPr>
          <w:p w14:paraId="02AC0335" w14:textId="77777777" w:rsidR="00244574" w:rsidRDefault="00244574" w:rsidP="00244574">
            <w:pPr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</w:tr>
      <w:tr w:rsidR="00244574" w:rsidRPr="00831566" w14:paraId="37F245E3" w14:textId="77777777" w:rsidTr="002445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220" w:type="dxa"/>
          </w:tcPr>
          <w:p w14:paraId="5393E5A5" w14:textId="77777777" w:rsidR="00244574" w:rsidRPr="00831566" w:rsidRDefault="00244574" w:rsidP="00244574">
            <w:pPr>
              <w:rPr>
                <w:highlight w:val="yellow"/>
                <w:lang w:val="en-GB"/>
              </w:rPr>
            </w:pPr>
            <w:r w:rsidRPr="00181D2E">
              <w:rPr>
                <w:lang w:val="en-GB"/>
              </w:rPr>
              <w:t>914781_AT&amp;T_NETSIM_LLD_V1.2_2021_April_12</w:t>
            </w:r>
          </w:p>
        </w:tc>
        <w:tc>
          <w:tcPr>
            <w:tcW w:w="1786" w:type="dxa"/>
          </w:tcPr>
          <w:p w14:paraId="6BDDD2F1" w14:textId="77777777" w:rsidR="00244574" w:rsidRPr="00BD6B98" w:rsidRDefault="00244574" w:rsidP="00244574">
            <w:pPr>
              <w:rPr>
                <w:lang w:val="en-GB"/>
              </w:rPr>
            </w:pPr>
            <w:r>
              <w:rPr>
                <w:lang w:val="en-GB"/>
              </w:rPr>
              <w:t>1.2</w:t>
            </w:r>
          </w:p>
        </w:tc>
      </w:tr>
      <w:tr w:rsidR="00244574" w:rsidRPr="00831566" w14:paraId="7A93D89B" w14:textId="77777777" w:rsidTr="00244574">
        <w:tc>
          <w:tcPr>
            <w:tcW w:w="7220" w:type="dxa"/>
          </w:tcPr>
          <w:p w14:paraId="646FE350" w14:textId="77777777" w:rsidR="00244574" w:rsidRPr="00831566" w:rsidRDefault="00244574" w:rsidP="00244574">
            <w:pPr>
              <w:rPr>
                <w:highlight w:val="yellow"/>
                <w:lang w:val="en-GB"/>
              </w:rPr>
            </w:pPr>
            <w:r w:rsidRPr="00BD6B98">
              <w:rPr>
                <w:lang w:val="en-GB"/>
              </w:rPr>
              <w:t>914781_Netsimp phase 2_NCS560_Access_Golden_Config_2021Feb19 v1.0</w:t>
            </w:r>
          </w:p>
        </w:tc>
        <w:tc>
          <w:tcPr>
            <w:tcW w:w="1786" w:type="dxa"/>
          </w:tcPr>
          <w:p w14:paraId="337069B3" w14:textId="77777777" w:rsidR="00244574" w:rsidRPr="00BD6B98" w:rsidRDefault="00244574" w:rsidP="00244574">
            <w:pPr>
              <w:rPr>
                <w:lang w:val="en-GB"/>
              </w:rPr>
            </w:pPr>
            <w:r w:rsidRPr="00BD6B98">
              <w:rPr>
                <w:lang w:val="en-GB"/>
              </w:rPr>
              <w:t>1.0</w:t>
            </w:r>
          </w:p>
        </w:tc>
      </w:tr>
    </w:tbl>
    <w:p w14:paraId="4D8F4018" w14:textId="77777777" w:rsidR="00831566" w:rsidRDefault="00831566" w:rsidP="006F0572">
      <w:pPr>
        <w:rPr>
          <w:highlight w:val="yellow"/>
          <w:lang w:val="en-GB"/>
        </w:rPr>
      </w:pPr>
    </w:p>
    <w:p w14:paraId="0F766E1E" w14:textId="1844395A" w:rsidR="00C24EF0" w:rsidRDefault="00C24EF0" w:rsidP="00C24EF0">
      <w:pPr>
        <w:pStyle w:val="Heading2"/>
        <w:rPr>
          <w:lang w:val="en-GB"/>
        </w:rPr>
      </w:pPr>
      <w:bookmarkStart w:id="35" w:name="_Toc67658128"/>
      <w:r>
        <w:rPr>
          <w:lang w:val="en-GB"/>
        </w:rPr>
        <w:t>Devices involved</w:t>
      </w:r>
      <w:bookmarkEnd w:id="35"/>
    </w:p>
    <w:p w14:paraId="4AC3EA7D" w14:textId="6A54DA17" w:rsidR="00EE5B81" w:rsidRDefault="00EE5B81" w:rsidP="00EE5B81">
      <w:pPr>
        <w:pStyle w:val="Caption"/>
      </w:pPr>
      <w:bookmarkStart w:id="36" w:name="_Toc2532166"/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3637F4">
        <w:rPr>
          <w:noProof/>
        </w:rPr>
        <w:t>1</w:t>
      </w:r>
      <w:r>
        <w:rPr>
          <w:noProof/>
        </w:rPr>
        <w:fldChar w:fldCharType="end"/>
      </w:r>
      <w:r>
        <w:t xml:space="preserve"> –Cisco Site-names and Hostn</w:t>
      </w:r>
      <w:r w:rsidRPr="00720EA9">
        <w:t>ame</w:t>
      </w:r>
      <w:r>
        <w:t>s</w:t>
      </w:r>
      <w:bookmarkEnd w:id="36"/>
    </w:p>
    <w:p w14:paraId="0C58EE8A" w14:textId="77777777" w:rsidR="00EE5B81" w:rsidRPr="00EE5B81" w:rsidRDefault="00EE5B81" w:rsidP="00EE5B81"/>
    <w:tbl>
      <w:tblPr>
        <w:tblStyle w:val="ASTable"/>
        <w:tblW w:w="0" w:type="auto"/>
        <w:tblLook w:val="04A0" w:firstRow="1" w:lastRow="0" w:firstColumn="1" w:lastColumn="0" w:noHBand="0" w:noVBand="1"/>
      </w:tblPr>
      <w:tblGrid>
        <w:gridCol w:w="2953"/>
        <w:gridCol w:w="2954"/>
        <w:gridCol w:w="2955"/>
      </w:tblGrid>
      <w:tr w:rsidR="00EE5B81" w14:paraId="2FBC0B23" w14:textId="77777777" w:rsidTr="00EE5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5" w:type="dxa"/>
          </w:tcPr>
          <w:p w14:paraId="4D6B248D" w14:textId="3C834FEB" w:rsidR="00C24EF0" w:rsidRDefault="00EE5B81" w:rsidP="00EE5B8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Location</w:t>
            </w:r>
          </w:p>
        </w:tc>
        <w:tc>
          <w:tcPr>
            <w:tcW w:w="3005" w:type="dxa"/>
          </w:tcPr>
          <w:p w14:paraId="22662325" w14:textId="31D35102" w:rsidR="00C24EF0" w:rsidRDefault="00EE5B81" w:rsidP="00EE5B8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Hostname</w:t>
            </w:r>
          </w:p>
        </w:tc>
        <w:tc>
          <w:tcPr>
            <w:tcW w:w="3006" w:type="dxa"/>
          </w:tcPr>
          <w:p w14:paraId="435F07D3" w14:textId="6238A308" w:rsidR="00C24EF0" w:rsidRDefault="00EE5B81" w:rsidP="00EE5B8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IP address</w:t>
            </w:r>
          </w:p>
        </w:tc>
      </w:tr>
      <w:tr w:rsidR="00C24EF0" w:rsidRPr="00EE5B81" w14:paraId="6110AA33" w14:textId="77777777" w:rsidTr="00EE5B81">
        <w:tc>
          <w:tcPr>
            <w:tcW w:w="3005" w:type="dxa"/>
          </w:tcPr>
          <w:p w14:paraId="5C03FD41" w14:textId="3D4D994B" w:rsidR="00C24EF0" w:rsidRPr="00EE5B81" w:rsidRDefault="0098713E" w:rsidP="00EE5B8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fldChar w:fldCharType="begin"/>
            </w:r>
            <w:r>
              <w:rPr>
                <w:b/>
                <w:lang w:val="en-GB"/>
              </w:rPr>
              <w:instrText xml:space="preserve"> MERGEFIELD SITENAME </w:instrText>
            </w:r>
            <w:r>
              <w:rPr>
                <w:b/>
                <w:lang w:val="en-GB"/>
              </w:rPr>
              <w:fldChar w:fldCharType="separate"/>
            </w:r>
            <w:r w:rsidR="003637F4">
              <w:rPr>
                <w:bCs/>
                <w:noProof/>
              </w:rPr>
              <w:t>Error! MergeField was not found in header record of data source.</w:t>
            </w:r>
            <w:r>
              <w:rPr>
                <w:b/>
                <w:lang w:val="en-GB"/>
              </w:rPr>
              <w:fldChar w:fldCharType="end"/>
            </w:r>
          </w:p>
        </w:tc>
        <w:tc>
          <w:tcPr>
            <w:tcW w:w="3005" w:type="dxa"/>
          </w:tcPr>
          <w:p w14:paraId="201781A7" w14:textId="6E9610D5" w:rsidR="00C24EF0" w:rsidRPr="00EE5B81" w:rsidRDefault="0098713E" w:rsidP="00EE5B8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fldChar w:fldCharType="begin"/>
            </w:r>
            <w:r>
              <w:rPr>
                <w:b/>
                <w:lang w:val="en-GB"/>
              </w:rPr>
              <w:instrText xml:space="preserve"> MERGEFIELD HOSTNAME </w:instrText>
            </w:r>
            <w:r>
              <w:rPr>
                <w:b/>
                <w:lang w:val="en-GB"/>
              </w:rPr>
              <w:fldChar w:fldCharType="separate"/>
            </w:r>
            <w:r w:rsidR="003637F4">
              <w:rPr>
                <w:bCs/>
                <w:noProof/>
              </w:rPr>
              <w:t>Error! MergeField was not found in header record of data source.</w:t>
            </w:r>
            <w:r>
              <w:rPr>
                <w:b/>
                <w:lang w:val="en-GB"/>
              </w:rPr>
              <w:fldChar w:fldCharType="end"/>
            </w:r>
          </w:p>
        </w:tc>
        <w:tc>
          <w:tcPr>
            <w:tcW w:w="3006" w:type="dxa"/>
          </w:tcPr>
          <w:p w14:paraId="40D5B1BE" w14:textId="6DA06DAE" w:rsidR="00C24EF0" w:rsidRPr="00EE5B81" w:rsidRDefault="00A071E6" w:rsidP="00EE5B8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fldChar w:fldCharType="begin"/>
            </w:r>
            <w:r>
              <w:rPr>
                <w:b/>
                <w:lang w:val="en-GB"/>
              </w:rPr>
              <w:instrText xml:space="preserve"> MERGEFIELD LOOPBACK_MANAGEMENT </w:instrText>
            </w:r>
            <w:r>
              <w:rPr>
                <w:b/>
                <w:lang w:val="en-GB"/>
              </w:rPr>
              <w:fldChar w:fldCharType="separate"/>
            </w:r>
            <w:r w:rsidR="003637F4">
              <w:rPr>
                <w:bCs/>
                <w:noProof/>
              </w:rPr>
              <w:t>Error! MergeField was not found in header record of data source.</w:t>
            </w:r>
            <w:r>
              <w:rPr>
                <w:b/>
                <w:lang w:val="en-GB"/>
              </w:rPr>
              <w:fldChar w:fldCharType="end"/>
            </w:r>
          </w:p>
        </w:tc>
      </w:tr>
    </w:tbl>
    <w:p w14:paraId="575E611C" w14:textId="77777777" w:rsidR="00C24EF0" w:rsidRDefault="00C24EF0" w:rsidP="00C24EF0">
      <w:pPr>
        <w:rPr>
          <w:lang w:val="en-GB"/>
        </w:rPr>
      </w:pPr>
    </w:p>
    <w:p w14:paraId="07DDD5A7" w14:textId="77777777" w:rsidR="004F5CA8" w:rsidRPr="00AB564F" w:rsidRDefault="004F5CA8" w:rsidP="004F5CA8">
      <w:pPr>
        <w:ind w:left="1134"/>
      </w:pPr>
      <w:r w:rsidRPr="00AB564F">
        <w:t>Non-Cisco device</w:t>
      </w:r>
      <w:r>
        <w:t>s that are involved and require configuration</w:t>
      </w:r>
      <w:r w:rsidRPr="00AB564F">
        <w:t xml:space="preserve"> are:</w:t>
      </w:r>
    </w:p>
    <w:p w14:paraId="645A0D94" w14:textId="77777777" w:rsidR="004F5CA8" w:rsidRDefault="004F5CA8" w:rsidP="004F5CA8"/>
    <w:p w14:paraId="6DC7E385" w14:textId="3B20F8C2" w:rsidR="004F5CA8" w:rsidRDefault="004F5CA8" w:rsidP="004F5CA8">
      <w:pPr>
        <w:pStyle w:val="Caption"/>
      </w:pPr>
      <w:bookmarkStart w:id="37" w:name="_Toc449952835"/>
      <w:bookmarkStart w:id="38" w:name="_Toc474783005"/>
      <w:bookmarkStart w:id="39" w:name="_Toc530568510"/>
      <w:bookmarkStart w:id="40" w:name="_Toc2532167"/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3637F4">
        <w:rPr>
          <w:noProof/>
        </w:rPr>
        <w:t>2</w:t>
      </w:r>
      <w:r>
        <w:rPr>
          <w:noProof/>
        </w:rPr>
        <w:fldChar w:fldCharType="end"/>
      </w:r>
      <w:r>
        <w:t xml:space="preserve"> – Non-Cisco Site-names and Hostn</w:t>
      </w:r>
      <w:r w:rsidRPr="00720EA9">
        <w:t>ame</w:t>
      </w:r>
      <w:bookmarkEnd w:id="37"/>
      <w:bookmarkEnd w:id="38"/>
      <w:r>
        <w:t>s</w:t>
      </w:r>
      <w:bookmarkEnd w:id="39"/>
      <w:bookmarkEnd w:id="40"/>
    </w:p>
    <w:tbl>
      <w:tblPr>
        <w:tblStyle w:val="ASTable"/>
        <w:tblW w:w="9006" w:type="dxa"/>
        <w:jc w:val="center"/>
        <w:tblInd w:w="0" w:type="dxa"/>
        <w:tblLook w:val="04A0" w:firstRow="1" w:lastRow="0" w:firstColumn="1" w:lastColumn="0" w:noHBand="0" w:noVBand="1"/>
      </w:tblPr>
      <w:tblGrid>
        <w:gridCol w:w="2938"/>
        <w:gridCol w:w="3198"/>
        <w:gridCol w:w="2870"/>
      </w:tblGrid>
      <w:tr w:rsidR="004F5CA8" w:rsidRPr="0011630B" w14:paraId="188EF458" w14:textId="77777777" w:rsidTr="009F2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tcW w:w="2938" w:type="dxa"/>
            <w:hideMark/>
          </w:tcPr>
          <w:p w14:paraId="28704FB7" w14:textId="77777777" w:rsidR="004F5CA8" w:rsidRPr="000040BA" w:rsidRDefault="004F5CA8" w:rsidP="009F28B2">
            <w:pPr>
              <w:jc w:val="center"/>
              <w:rPr>
                <w:rFonts w:eastAsia="Times New Roman" w:cs="Arial"/>
                <w:bCs/>
                <w:color w:val="FFFFFF"/>
                <w:szCs w:val="20"/>
              </w:rPr>
            </w:pPr>
            <w:proofErr w:type="spellStart"/>
            <w:r w:rsidRPr="000040BA">
              <w:rPr>
                <w:rFonts w:eastAsia="Times New Roman" w:cs="Arial"/>
                <w:bCs/>
                <w:color w:val="FFFFFF"/>
                <w:szCs w:val="20"/>
              </w:rPr>
              <w:t>Sitename</w:t>
            </w:r>
            <w:proofErr w:type="spellEnd"/>
          </w:p>
        </w:tc>
        <w:tc>
          <w:tcPr>
            <w:tcW w:w="3198" w:type="dxa"/>
            <w:hideMark/>
          </w:tcPr>
          <w:p w14:paraId="77AEF69E" w14:textId="77777777" w:rsidR="004F5CA8" w:rsidRPr="000040BA" w:rsidRDefault="004F5CA8" w:rsidP="009F28B2">
            <w:pPr>
              <w:jc w:val="center"/>
              <w:rPr>
                <w:rFonts w:eastAsia="Times New Roman" w:cs="Arial"/>
                <w:bCs/>
                <w:color w:val="FFFFFF"/>
                <w:szCs w:val="20"/>
              </w:rPr>
            </w:pPr>
            <w:r w:rsidRPr="000040BA">
              <w:rPr>
                <w:rFonts w:eastAsia="Times New Roman" w:cs="Arial"/>
                <w:bCs/>
                <w:color w:val="FFFFFF"/>
                <w:szCs w:val="20"/>
              </w:rPr>
              <w:t>Hostname</w:t>
            </w:r>
          </w:p>
        </w:tc>
        <w:tc>
          <w:tcPr>
            <w:tcW w:w="2870" w:type="dxa"/>
          </w:tcPr>
          <w:p w14:paraId="0E38151F" w14:textId="77777777" w:rsidR="004F5CA8" w:rsidRDefault="004F5CA8" w:rsidP="009F28B2">
            <w:pPr>
              <w:jc w:val="center"/>
              <w:rPr>
                <w:rFonts w:eastAsia="Times New Roman" w:cs="Arial"/>
                <w:bCs/>
                <w:color w:val="FFFFFF"/>
                <w:szCs w:val="20"/>
              </w:rPr>
            </w:pPr>
            <w:r>
              <w:rPr>
                <w:rFonts w:eastAsia="Times New Roman" w:cs="Arial"/>
                <w:bCs/>
                <w:color w:val="FFFFFF"/>
                <w:szCs w:val="20"/>
              </w:rPr>
              <w:t>IP Address</w:t>
            </w:r>
          </w:p>
        </w:tc>
      </w:tr>
      <w:tr w:rsidR="004F5CA8" w:rsidRPr="00294950" w14:paraId="246CAA6F" w14:textId="77777777" w:rsidTr="009F28B2">
        <w:trPr>
          <w:trHeight w:val="320"/>
          <w:jc w:val="center"/>
        </w:trPr>
        <w:tc>
          <w:tcPr>
            <w:tcW w:w="2938" w:type="dxa"/>
          </w:tcPr>
          <w:p w14:paraId="3F40A2A5" w14:textId="6BAAE794" w:rsidR="004F5CA8" w:rsidRPr="00294950" w:rsidRDefault="00AA2FD4" w:rsidP="009F28B2">
            <w:pPr>
              <w:jc w:val="center"/>
            </w:pPr>
            <w:r>
              <w:fldChar w:fldCharType="begin"/>
            </w:r>
            <w:r>
              <w:instrText xml:space="preserve"> MERGEFIELD SITENAME </w:instrText>
            </w:r>
            <w:r>
              <w:fldChar w:fldCharType="separate"/>
            </w:r>
            <w:r w:rsidR="003637F4"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noProof/>
              </w:rPr>
              <w:fldChar w:fldCharType="end"/>
            </w:r>
          </w:p>
        </w:tc>
        <w:tc>
          <w:tcPr>
            <w:tcW w:w="3198" w:type="dxa"/>
          </w:tcPr>
          <w:p w14:paraId="2DAC6324" w14:textId="59952ACB" w:rsidR="004F5CA8" w:rsidRPr="00294950" w:rsidRDefault="004F5CA8" w:rsidP="009F28B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MERGEFIELD ORIGIN_HOSTNAME </w:instrText>
            </w:r>
            <w:r>
              <w:rPr>
                <w:lang w:val="en-GB"/>
              </w:rPr>
              <w:fldChar w:fldCharType="separate"/>
            </w:r>
            <w:r w:rsidR="003637F4"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lang w:val="en-GB"/>
              </w:rPr>
              <w:fldChar w:fldCharType="end"/>
            </w:r>
          </w:p>
        </w:tc>
        <w:tc>
          <w:tcPr>
            <w:tcW w:w="2870" w:type="dxa"/>
          </w:tcPr>
          <w:p w14:paraId="496435B1" w14:textId="1DFBAFD0" w:rsidR="004F5CA8" w:rsidRPr="00294950" w:rsidRDefault="004F5CA8" w:rsidP="009F28B2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MERGEFIELD ORIGIN_LOOPBACK_MANAGEMENT </w:instrText>
            </w:r>
            <w:r>
              <w:rPr>
                <w:lang w:val="en-GB"/>
              </w:rPr>
              <w:fldChar w:fldCharType="separate"/>
            </w:r>
            <w:r w:rsidR="003637F4"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lang w:val="en-GB"/>
              </w:rPr>
              <w:fldChar w:fldCharType="end"/>
            </w:r>
          </w:p>
        </w:tc>
      </w:tr>
    </w:tbl>
    <w:p w14:paraId="77D323B6" w14:textId="77777777" w:rsidR="004F5CA8" w:rsidRDefault="004F5CA8" w:rsidP="004F5CA8"/>
    <w:p w14:paraId="7A0DF094" w14:textId="53D3F1B5" w:rsidR="004F5CA8" w:rsidRDefault="004F5CA8" w:rsidP="004F5CA8">
      <w:pPr>
        <w:pStyle w:val="Caution"/>
        <w:ind w:left="1134" w:hanging="425"/>
        <w:jc w:val="left"/>
      </w:pPr>
      <w:r>
        <w:t>AT&amp;T team is responsible to configure non-Cisco devices</w:t>
      </w:r>
    </w:p>
    <w:p w14:paraId="5AC04F4E" w14:textId="77777777" w:rsidR="00C24EF0" w:rsidRPr="004F5CA8" w:rsidRDefault="00C24EF0" w:rsidP="00C24EF0"/>
    <w:p w14:paraId="1EAF3EE7" w14:textId="2AA126CD" w:rsidR="00C24EF0" w:rsidRDefault="00C24EF0" w:rsidP="00C24EF0"/>
    <w:p w14:paraId="34D82379" w14:textId="77777777" w:rsidR="00244574" w:rsidRDefault="00244574" w:rsidP="00244574">
      <w:pPr>
        <w:pStyle w:val="Heading2"/>
        <w:rPr>
          <w:lang w:val="en-GB"/>
        </w:rPr>
      </w:pPr>
      <w:bookmarkStart w:id="41" w:name="_Hlk71035491"/>
      <w:r>
        <w:rPr>
          <w:lang w:val="en-GB"/>
        </w:rPr>
        <w:lastRenderedPageBreak/>
        <w:t>Escalation matrix</w:t>
      </w:r>
    </w:p>
    <w:tbl>
      <w:tblPr>
        <w:tblStyle w:val="CiscoCXTable-ShadedRows"/>
        <w:tblW w:w="0" w:type="auto"/>
        <w:tblLook w:val="04A0" w:firstRow="1" w:lastRow="0" w:firstColumn="1" w:lastColumn="0" w:noHBand="0" w:noVBand="1"/>
      </w:tblPr>
      <w:tblGrid>
        <w:gridCol w:w="1158"/>
        <w:gridCol w:w="1169"/>
        <w:gridCol w:w="1000"/>
        <w:gridCol w:w="1775"/>
        <w:gridCol w:w="3904"/>
      </w:tblGrid>
      <w:tr w:rsidR="00244574" w:rsidRPr="00A27F05" w14:paraId="125FEEDC" w14:textId="77777777" w:rsidTr="007A3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58" w:type="dxa"/>
          </w:tcPr>
          <w:p w14:paraId="62D5B066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Responsible</w:t>
            </w:r>
          </w:p>
        </w:tc>
        <w:tc>
          <w:tcPr>
            <w:tcW w:w="1169" w:type="dxa"/>
          </w:tcPr>
          <w:p w14:paraId="3ADD11EC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Role</w:t>
            </w:r>
          </w:p>
        </w:tc>
        <w:tc>
          <w:tcPr>
            <w:tcW w:w="1000" w:type="dxa"/>
          </w:tcPr>
          <w:p w14:paraId="4E054E8B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Telephone number</w:t>
            </w:r>
          </w:p>
        </w:tc>
        <w:tc>
          <w:tcPr>
            <w:tcW w:w="1775" w:type="dxa"/>
          </w:tcPr>
          <w:p w14:paraId="3CA31319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Email</w:t>
            </w:r>
          </w:p>
        </w:tc>
        <w:tc>
          <w:tcPr>
            <w:tcW w:w="3904" w:type="dxa"/>
          </w:tcPr>
          <w:p w14:paraId="57206F70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Triggers when</w:t>
            </w:r>
          </w:p>
        </w:tc>
      </w:tr>
      <w:tr w:rsidR="007A35BB" w:rsidRPr="00A27F05" w14:paraId="30313252" w14:textId="77777777" w:rsidTr="007A3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8" w:type="dxa"/>
          </w:tcPr>
          <w:p w14:paraId="055B393B" w14:textId="77777777" w:rsidR="007A35BB" w:rsidRPr="00A27F05" w:rsidRDefault="007A35BB" w:rsidP="007A35BB">
            <w:pPr>
              <w:jc w:val="left"/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Alfonso Eduardo Espinoza</w:t>
            </w:r>
          </w:p>
        </w:tc>
        <w:tc>
          <w:tcPr>
            <w:tcW w:w="1169" w:type="dxa"/>
          </w:tcPr>
          <w:p w14:paraId="17AF2E9B" w14:textId="77777777" w:rsidR="007A35BB" w:rsidRPr="00A27F05" w:rsidRDefault="007A35BB" w:rsidP="007A35BB">
            <w:pPr>
              <w:jc w:val="left"/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Cisco project lead</w:t>
            </w:r>
          </w:p>
        </w:tc>
        <w:tc>
          <w:tcPr>
            <w:tcW w:w="1000" w:type="dxa"/>
          </w:tcPr>
          <w:p w14:paraId="369B9D31" w14:textId="77777777" w:rsidR="007A35BB" w:rsidRPr="00A27F05" w:rsidRDefault="007A35BB" w:rsidP="007A35BB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5569669920</w:t>
            </w:r>
          </w:p>
        </w:tc>
        <w:tc>
          <w:tcPr>
            <w:tcW w:w="1775" w:type="dxa"/>
          </w:tcPr>
          <w:p w14:paraId="0AEA3313" w14:textId="77777777" w:rsidR="007A35BB" w:rsidRPr="00A27F05" w:rsidRDefault="007A35BB" w:rsidP="007A35BB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alfesping@cisco.com</w:t>
            </w:r>
          </w:p>
        </w:tc>
        <w:tc>
          <w:tcPr>
            <w:tcW w:w="3904" w:type="dxa"/>
          </w:tcPr>
          <w:p w14:paraId="2BDF1574" w14:textId="77777777" w:rsidR="007A35BB" w:rsidRDefault="007A35BB" w:rsidP="007A35BB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There is an issue when integrating the router and can lead to a failed MW</w:t>
            </w:r>
          </w:p>
          <w:p w14:paraId="2846DCD5" w14:textId="77777777" w:rsidR="007A35BB" w:rsidRDefault="007A35BB" w:rsidP="007A35BB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After 15 minutes TS an issue and there is no resolution</w:t>
            </w:r>
          </w:p>
          <w:p w14:paraId="42A0DC53" w14:textId="41929B1D" w:rsidR="007A35BB" w:rsidRPr="00A27F05" w:rsidRDefault="007A35BB" w:rsidP="007A35BB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Immediately after services are impacted because of the execution of this MOP</w:t>
            </w:r>
          </w:p>
        </w:tc>
      </w:tr>
      <w:tr w:rsidR="007A35BB" w:rsidRPr="00A27F05" w14:paraId="3B5546C7" w14:textId="77777777" w:rsidTr="007A35BB">
        <w:tc>
          <w:tcPr>
            <w:tcW w:w="1158" w:type="dxa"/>
          </w:tcPr>
          <w:p w14:paraId="6A644948" w14:textId="77777777" w:rsidR="007A35BB" w:rsidRPr="00A27F05" w:rsidRDefault="007A35BB" w:rsidP="007A35BB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Victor Suarez</w:t>
            </w:r>
          </w:p>
        </w:tc>
        <w:tc>
          <w:tcPr>
            <w:tcW w:w="1169" w:type="dxa"/>
          </w:tcPr>
          <w:p w14:paraId="245C32AA" w14:textId="77777777" w:rsidR="007A35BB" w:rsidRPr="00A27F05" w:rsidRDefault="007A35BB" w:rsidP="007A35BB">
            <w:pPr>
              <w:jc w:val="left"/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Cisco project lead</w:t>
            </w:r>
          </w:p>
        </w:tc>
        <w:tc>
          <w:tcPr>
            <w:tcW w:w="1000" w:type="dxa"/>
          </w:tcPr>
          <w:p w14:paraId="00105FA1" w14:textId="77777777" w:rsidR="007A35BB" w:rsidRPr="00A27F05" w:rsidRDefault="007A35BB" w:rsidP="007A35BB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5535154023</w:t>
            </w:r>
          </w:p>
        </w:tc>
        <w:tc>
          <w:tcPr>
            <w:tcW w:w="1775" w:type="dxa"/>
          </w:tcPr>
          <w:p w14:paraId="0F315BFD" w14:textId="77777777" w:rsidR="007A35BB" w:rsidRPr="00A27F05" w:rsidRDefault="007A35BB" w:rsidP="007A35BB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visuarez@cisco.com</w:t>
            </w:r>
          </w:p>
        </w:tc>
        <w:tc>
          <w:tcPr>
            <w:tcW w:w="3904" w:type="dxa"/>
          </w:tcPr>
          <w:p w14:paraId="5C7C0418" w14:textId="77777777" w:rsidR="007A35BB" w:rsidRDefault="007A35BB" w:rsidP="007A35BB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There is an issue when integrating the router and can lead to a failed MW</w:t>
            </w:r>
          </w:p>
          <w:p w14:paraId="1CB605E1" w14:textId="77777777" w:rsidR="007A35BB" w:rsidRDefault="007A35BB" w:rsidP="007A35BB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After 20 minutes TS an issue and there is no resolution</w:t>
            </w:r>
          </w:p>
          <w:p w14:paraId="0E0C5791" w14:textId="77777777" w:rsidR="007A35BB" w:rsidRDefault="007A35BB" w:rsidP="007A35BB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Immediately after services are impacted because of the execution of this MOP</w:t>
            </w:r>
          </w:p>
          <w:p w14:paraId="21B5178D" w14:textId="0A880C74" w:rsidR="007A35BB" w:rsidRPr="00A27F05" w:rsidRDefault="007A35BB" w:rsidP="007A35BB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When a decision out of the scope of the MOP is needed and immediate action is required</w:t>
            </w:r>
          </w:p>
        </w:tc>
      </w:tr>
      <w:tr w:rsidR="00224964" w:rsidRPr="00A27F05" w14:paraId="55016067" w14:textId="77777777" w:rsidTr="007A3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8" w:type="dxa"/>
          </w:tcPr>
          <w:p w14:paraId="51890FDE" w14:textId="77777777" w:rsidR="00224964" w:rsidRPr="00A27F05" w:rsidRDefault="00224964" w:rsidP="0022496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Hiram Cortes</w:t>
            </w:r>
          </w:p>
        </w:tc>
        <w:tc>
          <w:tcPr>
            <w:tcW w:w="1169" w:type="dxa"/>
          </w:tcPr>
          <w:p w14:paraId="12328DBF" w14:textId="77777777" w:rsidR="00224964" w:rsidRPr="00A27F05" w:rsidRDefault="00224964" w:rsidP="00224964">
            <w:pPr>
              <w:jc w:val="left"/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Cisco project manager</w:t>
            </w:r>
          </w:p>
        </w:tc>
        <w:tc>
          <w:tcPr>
            <w:tcW w:w="1000" w:type="dxa"/>
          </w:tcPr>
          <w:p w14:paraId="3874808D" w14:textId="77777777" w:rsidR="00224964" w:rsidRPr="00A27F05" w:rsidRDefault="00224964" w:rsidP="0022496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5576911247</w:t>
            </w:r>
          </w:p>
        </w:tc>
        <w:tc>
          <w:tcPr>
            <w:tcW w:w="1775" w:type="dxa"/>
          </w:tcPr>
          <w:p w14:paraId="6874627C" w14:textId="77777777" w:rsidR="00224964" w:rsidRPr="00A27F05" w:rsidRDefault="00224964" w:rsidP="0022496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hcortesp@cisco.com</w:t>
            </w:r>
          </w:p>
        </w:tc>
        <w:tc>
          <w:tcPr>
            <w:tcW w:w="3904" w:type="dxa"/>
          </w:tcPr>
          <w:p w14:paraId="56939213" w14:textId="77777777" w:rsidR="00224964" w:rsidRDefault="00224964" w:rsidP="00224964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Immediately after services are impacted because of the execution of this MOP</w:t>
            </w:r>
          </w:p>
          <w:p w14:paraId="2EDC504D" w14:textId="7657D7B6" w:rsidR="00224964" w:rsidRPr="00A27F05" w:rsidRDefault="00224964" w:rsidP="00224964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When an administrative decision out of the scope of the MOP is needed and immediate action is required</w:t>
            </w:r>
          </w:p>
        </w:tc>
      </w:tr>
      <w:tr w:rsidR="00AC0404" w:rsidRPr="00A27F05" w14:paraId="6AFF9C99" w14:textId="77777777" w:rsidTr="007A35BB">
        <w:tc>
          <w:tcPr>
            <w:tcW w:w="1158" w:type="dxa"/>
          </w:tcPr>
          <w:p w14:paraId="30DC45BB" w14:textId="77777777" w:rsidR="00AC0404" w:rsidRPr="00A27F05" w:rsidRDefault="00AC0404" w:rsidP="00AC040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Viridiana Lugo</w:t>
            </w:r>
          </w:p>
        </w:tc>
        <w:tc>
          <w:tcPr>
            <w:tcW w:w="1169" w:type="dxa"/>
          </w:tcPr>
          <w:p w14:paraId="0D6BE982" w14:textId="77777777" w:rsidR="00AC0404" w:rsidRPr="00A27F05" w:rsidRDefault="00AC0404" w:rsidP="00AC0404">
            <w:pPr>
              <w:jc w:val="left"/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 xml:space="preserve">Cisco in site personnel </w:t>
            </w:r>
            <w:proofErr w:type="gramStart"/>
            <w:r w:rsidRPr="00A27F05">
              <w:rPr>
                <w:sz w:val="14"/>
                <w:szCs w:val="14"/>
                <w:lang w:val="en-GB"/>
              </w:rPr>
              <w:t>remote-supervision</w:t>
            </w:r>
            <w:proofErr w:type="gramEnd"/>
          </w:p>
        </w:tc>
        <w:tc>
          <w:tcPr>
            <w:tcW w:w="1000" w:type="dxa"/>
          </w:tcPr>
          <w:p w14:paraId="7FE9DA24" w14:textId="77777777" w:rsidR="00AC0404" w:rsidRPr="00A27F05" w:rsidRDefault="00AC0404" w:rsidP="00AC040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5541874127</w:t>
            </w:r>
          </w:p>
        </w:tc>
        <w:tc>
          <w:tcPr>
            <w:tcW w:w="1775" w:type="dxa"/>
          </w:tcPr>
          <w:p w14:paraId="4962A6F1" w14:textId="77777777" w:rsidR="00AC0404" w:rsidRPr="00A27F05" w:rsidRDefault="00AC0404" w:rsidP="00AC040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viridiana.lugo@axity.com</w:t>
            </w:r>
          </w:p>
        </w:tc>
        <w:tc>
          <w:tcPr>
            <w:tcW w:w="3904" w:type="dxa"/>
          </w:tcPr>
          <w:p w14:paraId="2F85D381" w14:textId="77777777" w:rsidR="00AC0404" w:rsidRDefault="00AC0404" w:rsidP="00AC0404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  <w:lang w:val="en-GB"/>
              </w:rPr>
              <w:t>Personnel in site can</w:t>
            </w:r>
            <w:r>
              <w:rPr>
                <w:sz w:val="14"/>
                <w:szCs w:val="14"/>
              </w:rPr>
              <w:t>’t access the site</w:t>
            </w:r>
          </w:p>
          <w:p w14:paraId="3C0FBBA1" w14:textId="77777777" w:rsidR="00AC0404" w:rsidRDefault="00AC0404" w:rsidP="00AC0404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There is material missing or pending needed for the completion of the MW</w:t>
            </w:r>
          </w:p>
          <w:p w14:paraId="0CEFEA63" w14:textId="429DD911" w:rsidR="00AC0404" w:rsidRPr="00A27F05" w:rsidRDefault="00AC0404" w:rsidP="00AC0404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There are activities considered out of the scope for the personnel in site</w:t>
            </w:r>
          </w:p>
        </w:tc>
      </w:tr>
      <w:tr w:rsidR="00AC0404" w:rsidRPr="00A27F05" w14:paraId="427B4657" w14:textId="77777777" w:rsidTr="007A3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8" w:type="dxa"/>
          </w:tcPr>
          <w:p w14:paraId="6B27821B" w14:textId="77777777" w:rsidR="00AC0404" w:rsidRPr="00A27F05" w:rsidRDefault="00AC0404" w:rsidP="00AC040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Francisco Garcia</w:t>
            </w:r>
          </w:p>
        </w:tc>
        <w:tc>
          <w:tcPr>
            <w:tcW w:w="1169" w:type="dxa"/>
          </w:tcPr>
          <w:p w14:paraId="65B72EA2" w14:textId="77777777" w:rsidR="00AC0404" w:rsidRPr="00A27F05" w:rsidRDefault="00AC0404" w:rsidP="00AC0404">
            <w:pPr>
              <w:jc w:val="left"/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 xml:space="preserve">Cisco in site personnel </w:t>
            </w:r>
            <w:proofErr w:type="gramStart"/>
            <w:r w:rsidRPr="00A27F05">
              <w:rPr>
                <w:sz w:val="14"/>
                <w:szCs w:val="14"/>
                <w:lang w:val="en-GB"/>
              </w:rPr>
              <w:t>remote-manager</w:t>
            </w:r>
            <w:proofErr w:type="gramEnd"/>
          </w:p>
        </w:tc>
        <w:tc>
          <w:tcPr>
            <w:tcW w:w="1000" w:type="dxa"/>
          </w:tcPr>
          <w:p w14:paraId="3F84DB30" w14:textId="77777777" w:rsidR="00AC0404" w:rsidRPr="00A27F05" w:rsidRDefault="00AC0404" w:rsidP="00AC040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5541874101</w:t>
            </w:r>
          </w:p>
        </w:tc>
        <w:tc>
          <w:tcPr>
            <w:tcW w:w="1775" w:type="dxa"/>
          </w:tcPr>
          <w:p w14:paraId="66D98E36" w14:textId="77777777" w:rsidR="00AC0404" w:rsidRPr="00A27F05" w:rsidRDefault="00AC0404" w:rsidP="00AC0404">
            <w:pPr>
              <w:rPr>
                <w:sz w:val="14"/>
                <w:szCs w:val="14"/>
                <w:lang w:val="es-419"/>
              </w:rPr>
            </w:pPr>
            <w:r w:rsidRPr="00A27F05">
              <w:rPr>
                <w:sz w:val="12"/>
                <w:szCs w:val="12"/>
                <w:lang w:val="es-419"/>
              </w:rPr>
              <w:t>jfrancisco.garciaz@axity.com</w:t>
            </w:r>
          </w:p>
        </w:tc>
        <w:tc>
          <w:tcPr>
            <w:tcW w:w="3904" w:type="dxa"/>
          </w:tcPr>
          <w:p w14:paraId="7910018D" w14:textId="77777777" w:rsidR="00AC0404" w:rsidRDefault="00AC0404" w:rsidP="00AC0404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Immediately after services are impacted because of physical reasons</w:t>
            </w:r>
          </w:p>
          <w:p w14:paraId="76186E3D" w14:textId="77777777" w:rsidR="00AC0404" w:rsidRDefault="00AC0404" w:rsidP="00AC0404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Electrical issues that can impact the services or the installation of the router</w:t>
            </w:r>
          </w:p>
          <w:p w14:paraId="61458139" w14:textId="224A0948" w:rsidR="00AC0404" w:rsidRPr="00A27F05" w:rsidRDefault="00AC0404" w:rsidP="00AC0404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There is an incident with the personnel in site and immediate action is required</w:t>
            </w:r>
          </w:p>
        </w:tc>
      </w:tr>
      <w:tr w:rsidR="00244574" w:rsidRPr="00A27F05" w14:paraId="4D31FCF8" w14:textId="77777777" w:rsidTr="007A35BB">
        <w:tc>
          <w:tcPr>
            <w:tcW w:w="1158" w:type="dxa"/>
          </w:tcPr>
          <w:p w14:paraId="0E466142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 xml:space="preserve">Alberto Rodriguez </w:t>
            </w:r>
          </w:p>
        </w:tc>
        <w:tc>
          <w:tcPr>
            <w:tcW w:w="1169" w:type="dxa"/>
          </w:tcPr>
          <w:p w14:paraId="3D0DD8CC" w14:textId="77777777" w:rsidR="00244574" w:rsidRPr="00A27F05" w:rsidRDefault="00244574" w:rsidP="00244574">
            <w:pPr>
              <w:jc w:val="left"/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Cisco delivery manager</w:t>
            </w:r>
          </w:p>
        </w:tc>
        <w:tc>
          <w:tcPr>
            <w:tcW w:w="1000" w:type="dxa"/>
          </w:tcPr>
          <w:p w14:paraId="5742F04F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5569174742</w:t>
            </w:r>
          </w:p>
        </w:tc>
        <w:tc>
          <w:tcPr>
            <w:tcW w:w="1775" w:type="dxa"/>
          </w:tcPr>
          <w:p w14:paraId="3E09FD9C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alberod2@cisco.com</w:t>
            </w:r>
          </w:p>
        </w:tc>
        <w:tc>
          <w:tcPr>
            <w:tcW w:w="3904" w:type="dxa"/>
          </w:tcPr>
          <w:p w14:paraId="20532DA1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After major services are impacted because of the execution of this MOP</w:t>
            </w:r>
          </w:p>
          <w:p w14:paraId="320A38CE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 xml:space="preserve">Highest escalation </w:t>
            </w:r>
            <w:proofErr w:type="gramStart"/>
            <w:r w:rsidRPr="00A27F05">
              <w:rPr>
                <w:sz w:val="14"/>
                <w:szCs w:val="14"/>
                <w:lang w:val="en-GB"/>
              </w:rPr>
              <w:t>contact</w:t>
            </w:r>
            <w:proofErr w:type="gramEnd"/>
            <w:r w:rsidRPr="00A27F05">
              <w:rPr>
                <w:sz w:val="14"/>
                <w:szCs w:val="14"/>
                <w:lang w:val="en-GB"/>
              </w:rPr>
              <w:t xml:space="preserve"> in Cisco during this project</w:t>
            </w:r>
          </w:p>
        </w:tc>
      </w:tr>
      <w:tr w:rsidR="00AA532D" w:rsidRPr="00A27F05" w14:paraId="022901EB" w14:textId="77777777" w:rsidTr="007A3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8" w:type="dxa"/>
          </w:tcPr>
          <w:p w14:paraId="11C29089" w14:textId="795503AB" w:rsidR="00AA532D" w:rsidRPr="00A27F05" w:rsidRDefault="00AA532D" w:rsidP="00AA532D">
            <w:pPr>
              <w:jc w:val="left"/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Jose Guido Trujano</w:t>
            </w:r>
          </w:p>
        </w:tc>
        <w:tc>
          <w:tcPr>
            <w:tcW w:w="1169" w:type="dxa"/>
          </w:tcPr>
          <w:p w14:paraId="702F9475" w14:textId="74B8A0D9" w:rsidR="00AA532D" w:rsidRPr="00A27F05" w:rsidRDefault="00AA532D" w:rsidP="00AA532D">
            <w:pPr>
              <w:jc w:val="left"/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AT&amp;T datacom engineer</w:t>
            </w:r>
          </w:p>
        </w:tc>
        <w:tc>
          <w:tcPr>
            <w:tcW w:w="1000" w:type="dxa"/>
          </w:tcPr>
          <w:p w14:paraId="6C5F51A6" w14:textId="69FFA64E" w:rsidR="00AA532D" w:rsidRPr="00A27F05" w:rsidRDefault="00AA532D" w:rsidP="00AA532D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5573075182</w:t>
            </w:r>
          </w:p>
        </w:tc>
        <w:tc>
          <w:tcPr>
            <w:tcW w:w="1775" w:type="dxa"/>
          </w:tcPr>
          <w:p w14:paraId="1FCC44F8" w14:textId="77777777" w:rsidR="00AA532D" w:rsidRPr="00A27F05" w:rsidRDefault="00AA532D" w:rsidP="00AA532D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jt632e@att.com</w:t>
            </w:r>
          </w:p>
        </w:tc>
        <w:tc>
          <w:tcPr>
            <w:tcW w:w="3904" w:type="dxa"/>
          </w:tcPr>
          <w:p w14:paraId="4A7D94CC" w14:textId="77777777" w:rsidR="00AA532D" w:rsidRPr="00A27F05" w:rsidRDefault="00AA532D" w:rsidP="00AA532D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When connections planned to be migrated in this MOP are not allowed to be moved during the MW</w:t>
            </w:r>
          </w:p>
          <w:p w14:paraId="3D2979B1" w14:textId="0FC2C4C4" w:rsidR="00AA532D" w:rsidRDefault="00AA532D" w:rsidP="00AA532D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When a service not listed</w:t>
            </w:r>
            <w:r>
              <w:rPr>
                <w:sz w:val="14"/>
                <w:szCs w:val="14"/>
                <w:lang w:val="en-GB"/>
              </w:rPr>
              <w:t>/reported</w:t>
            </w:r>
            <w:r w:rsidRPr="00A27F05">
              <w:rPr>
                <w:sz w:val="14"/>
                <w:szCs w:val="14"/>
                <w:lang w:val="en-GB"/>
              </w:rPr>
              <w:t xml:space="preserve"> to be migrated is left in the migration router</w:t>
            </w:r>
          </w:p>
          <w:p w14:paraId="314E357E" w14:textId="77777777" w:rsidR="00AA532D" w:rsidRDefault="00AA532D" w:rsidP="00AA532D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When a service is affected, or a non-cisco device is not working properly, or a port is not working properly</w:t>
            </w:r>
          </w:p>
          <w:p w14:paraId="651C1A47" w14:textId="4D142730" w:rsidR="00AA532D" w:rsidRPr="00A27F05" w:rsidRDefault="00AA532D" w:rsidP="00AA532D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If there is need to talk with deployment department for a troubleshooting action</w:t>
            </w:r>
          </w:p>
        </w:tc>
      </w:tr>
      <w:tr w:rsidR="00244574" w:rsidRPr="00A27F05" w14:paraId="59E0A427" w14:textId="77777777" w:rsidTr="007A35BB">
        <w:tc>
          <w:tcPr>
            <w:tcW w:w="1158" w:type="dxa"/>
          </w:tcPr>
          <w:p w14:paraId="4C796C54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Anaid Tejada</w:t>
            </w:r>
          </w:p>
        </w:tc>
        <w:tc>
          <w:tcPr>
            <w:tcW w:w="1169" w:type="dxa"/>
          </w:tcPr>
          <w:p w14:paraId="693DBA10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AT&amp;T datacom lead</w:t>
            </w:r>
          </w:p>
        </w:tc>
        <w:tc>
          <w:tcPr>
            <w:tcW w:w="1000" w:type="dxa"/>
          </w:tcPr>
          <w:p w14:paraId="0017F911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5570488199</w:t>
            </w:r>
          </w:p>
        </w:tc>
        <w:tc>
          <w:tcPr>
            <w:tcW w:w="1775" w:type="dxa"/>
          </w:tcPr>
          <w:p w14:paraId="32BAC151" w14:textId="77777777" w:rsidR="00244574" w:rsidRPr="00A27F05" w:rsidRDefault="00244574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at330m@att.com</w:t>
            </w:r>
          </w:p>
        </w:tc>
        <w:tc>
          <w:tcPr>
            <w:tcW w:w="3904" w:type="dxa"/>
          </w:tcPr>
          <w:p w14:paraId="6F0BD94F" w14:textId="55AB8672" w:rsidR="00244574" w:rsidRPr="00A27F05" w:rsidRDefault="002B7A9D" w:rsidP="00244574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 xml:space="preserve">After 20 minutes and there is no resolution: </w:t>
            </w:r>
            <w:r w:rsidR="00121A12" w:rsidRPr="00A27F05">
              <w:rPr>
                <w:sz w:val="14"/>
                <w:szCs w:val="14"/>
                <w:lang w:val="en-GB"/>
              </w:rPr>
              <w:t>After services are impacted because of the execution of this MOP</w:t>
            </w:r>
          </w:p>
          <w:p w14:paraId="588445D9" w14:textId="77777777" w:rsidR="00FE770A" w:rsidRDefault="00756E51" w:rsidP="00244574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Immediately after services not listed in the MW are impacted for the execution of the MOP</w:t>
            </w:r>
          </w:p>
          <w:p w14:paraId="4197067C" w14:textId="7E9AAC3C" w:rsidR="0073619F" w:rsidRPr="00A27F05" w:rsidRDefault="0073619F" w:rsidP="00244574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Immediately after a rollback action is performed and services are still impacted</w:t>
            </w:r>
          </w:p>
        </w:tc>
      </w:tr>
      <w:tr w:rsidR="00BD6696" w:rsidRPr="00A27F05" w14:paraId="3B11E9D8" w14:textId="77777777" w:rsidTr="007A3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8" w:type="dxa"/>
          </w:tcPr>
          <w:p w14:paraId="76C5A3C3" w14:textId="0A77071B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Jorge Martinez</w:t>
            </w:r>
          </w:p>
        </w:tc>
        <w:tc>
          <w:tcPr>
            <w:tcW w:w="1169" w:type="dxa"/>
          </w:tcPr>
          <w:p w14:paraId="1728640E" w14:textId="410A7601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AT&amp;T datacom manager</w:t>
            </w:r>
          </w:p>
        </w:tc>
        <w:tc>
          <w:tcPr>
            <w:tcW w:w="1000" w:type="dxa"/>
          </w:tcPr>
          <w:p w14:paraId="03933C70" w14:textId="495DD98E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5549812635</w:t>
            </w:r>
          </w:p>
        </w:tc>
        <w:tc>
          <w:tcPr>
            <w:tcW w:w="1775" w:type="dxa"/>
          </w:tcPr>
          <w:p w14:paraId="428255E0" w14:textId="30700A95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jm646s@att.com</w:t>
            </w:r>
          </w:p>
        </w:tc>
        <w:tc>
          <w:tcPr>
            <w:tcW w:w="3904" w:type="dxa"/>
          </w:tcPr>
          <w:p w14:paraId="0CB5D889" w14:textId="6C116FD3" w:rsidR="00BD6696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 xml:space="preserve">After 40 minutes and there is no resolution: </w:t>
            </w:r>
            <w:r w:rsidRPr="00A27F05">
              <w:rPr>
                <w:sz w:val="14"/>
                <w:szCs w:val="14"/>
                <w:lang w:val="en-GB"/>
              </w:rPr>
              <w:t>After major services are impacted because of the execution of this MOP</w:t>
            </w:r>
          </w:p>
          <w:p w14:paraId="1D254D44" w14:textId="3F93306F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When a decision out of the scope of the MOP is needed and immediate action is required</w:t>
            </w:r>
          </w:p>
        </w:tc>
      </w:tr>
      <w:tr w:rsidR="00BD6696" w:rsidRPr="00A27F05" w14:paraId="634FE0C2" w14:textId="77777777" w:rsidTr="007A35BB">
        <w:tc>
          <w:tcPr>
            <w:tcW w:w="1158" w:type="dxa"/>
          </w:tcPr>
          <w:p w14:paraId="5C2FC6F2" w14:textId="4F59EFED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Edwin Cervantes</w:t>
            </w:r>
          </w:p>
        </w:tc>
        <w:tc>
          <w:tcPr>
            <w:tcW w:w="1169" w:type="dxa"/>
          </w:tcPr>
          <w:p w14:paraId="2FF02335" w14:textId="2C5B677A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 xml:space="preserve">Deployment </w:t>
            </w:r>
          </w:p>
        </w:tc>
        <w:tc>
          <w:tcPr>
            <w:tcW w:w="1000" w:type="dxa"/>
          </w:tcPr>
          <w:p w14:paraId="2A83744F" w14:textId="499D6BAB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5572388326</w:t>
            </w:r>
          </w:p>
        </w:tc>
        <w:tc>
          <w:tcPr>
            <w:tcW w:w="1775" w:type="dxa"/>
          </w:tcPr>
          <w:p w14:paraId="1011BC31" w14:textId="37384960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ec766c@att.com</w:t>
            </w:r>
          </w:p>
        </w:tc>
        <w:tc>
          <w:tcPr>
            <w:tcW w:w="3904" w:type="dxa"/>
          </w:tcPr>
          <w:p w14:paraId="6636AD2F" w14:textId="77777777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When passwords for the MW are not issued</w:t>
            </w:r>
          </w:p>
          <w:p w14:paraId="136D4DD7" w14:textId="5A9EBFB6" w:rsidR="00BD6696" w:rsidRPr="00A27F05" w:rsidRDefault="00BD6696" w:rsidP="00BD6696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When CRQ is not approved</w:t>
            </w:r>
          </w:p>
        </w:tc>
      </w:tr>
      <w:tr w:rsidR="00516C67" w:rsidRPr="00A27F05" w14:paraId="7D11C1DB" w14:textId="77777777" w:rsidTr="007A3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8" w:type="dxa"/>
          </w:tcPr>
          <w:p w14:paraId="1A065598" w14:textId="54D4CB38" w:rsidR="00516C67" w:rsidRPr="00A27F05" w:rsidRDefault="00516C67" w:rsidP="00516C67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Efrain Reyes</w:t>
            </w:r>
          </w:p>
        </w:tc>
        <w:tc>
          <w:tcPr>
            <w:tcW w:w="1169" w:type="dxa"/>
          </w:tcPr>
          <w:p w14:paraId="000E7181" w14:textId="4630805F" w:rsidR="00516C67" w:rsidRPr="00A27F05" w:rsidRDefault="00516C67" w:rsidP="00516C67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AT&amp;T project manager</w:t>
            </w:r>
          </w:p>
        </w:tc>
        <w:tc>
          <w:tcPr>
            <w:tcW w:w="1000" w:type="dxa"/>
          </w:tcPr>
          <w:p w14:paraId="452507B4" w14:textId="4DB9942E" w:rsidR="00516C67" w:rsidRPr="00A27F05" w:rsidRDefault="00516C67" w:rsidP="00516C67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5519630900</w:t>
            </w:r>
          </w:p>
        </w:tc>
        <w:tc>
          <w:tcPr>
            <w:tcW w:w="1775" w:type="dxa"/>
          </w:tcPr>
          <w:p w14:paraId="38A553D1" w14:textId="552A8501" w:rsidR="00516C67" w:rsidRPr="00A27F05" w:rsidRDefault="00516C67" w:rsidP="00516C67">
            <w:pPr>
              <w:rPr>
                <w:sz w:val="14"/>
                <w:szCs w:val="14"/>
                <w:lang w:val="en-GB"/>
              </w:rPr>
            </w:pPr>
            <w:r>
              <w:rPr>
                <w:sz w:val="14"/>
                <w:szCs w:val="14"/>
                <w:lang w:val="en-GB"/>
              </w:rPr>
              <w:t>er462w@att.com</w:t>
            </w:r>
          </w:p>
        </w:tc>
        <w:tc>
          <w:tcPr>
            <w:tcW w:w="3904" w:type="dxa"/>
          </w:tcPr>
          <w:p w14:paraId="398D4EB8" w14:textId="77777777" w:rsidR="00516C67" w:rsidRPr="00A27F05" w:rsidRDefault="00516C67" w:rsidP="00516C67">
            <w:pPr>
              <w:rPr>
                <w:sz w:val="14"/>
                <w:szCs w:val="14"/>
                <w:lang w:val="en-GB"/>
              </w:rPr>
            </w:pPr>
            <w:r w:rsidRPr="00A27F05">
              <w:rPr>
                <w:sz w:val="14"/>
                <w:szCs w:val="14"/>
                <w:lang w:val="en-GB"/>
              </w:rPr>
              <w:t>When an administrative decision out of the scope of the MOP is needed and immediate action is required</w:t>
            </w:r>
          </w:p>
        </w:tc>
      </w:tr>
      <w:bookmarkEnd w:id="41"/>
    </w:tbl>
    <w:p w14:paraId="2D46E6AC" w14:textId="77777777" w:rsidR="00244574" w:rsidRDefault="00244574" w:rsidP="00244574">
      <w:pPr>
        <w:rPr>
          <w:lang w:val="en-GB"/>
        </w:rPr>
      </w:pPr>
    </w:p>
    <w:p w14:paraId="035A529B" w14:textId="3B1FA667" w:rsidR="00244574" w:rsidRPr="00244574" w:rsidRDefault="00244574" w:rsidP="00C24EF0">
      <w:pPr>
        <w:rPr>
          <w:lang w:val="en-GB"/>
        </w:rPr>
      </w:pPr>
    </w:p>
    <w:p w14:paraId="440CD60C" w14:textId="593D8168" w:rsidR="00C139CF" w:rsidRDefault="00244574" w:rsidP="005E5DA0">
      <w:pPr>
        <w:pStyle w:val="Heading1"/>
      </w:pPr>
      <w:r>
        <w:lastRenderedPageBreak/>
        <w:t>Ask yourself</w:t>
      </w:r>
    </w:p>
    <w:p w14:paraId="3B7C51B1" w14:textId="244DFF1C" w:rsidR="005E5DA0" w:rsidRPr="005E5DA0" w:rsidRDefault="00244574" w:rsidP="001A303C">
      <w:pPr>
        <w:pStyle w:val="Warning"/>
      </w:pPr>
      <w:bookmarkStart w:id="42" w:name="_Hlk71035791"/>
      <w:r>
        <w:t>Lead e</w:t>
      </w:r>
      <w:r w:rsidR="001A303C">
        <w:t xml:space="preserve">ngineer </w:t>
      </w:r>
      <w:r>
        <w:t xml:space="preserve">to execute this activity </w:t>
      </w:r>
      <w:r w:rsidR="001A303C">
        <w:t xml:space="preserve">must read this section and be sure the Maintenance window is </w:t>
      </w:r>
      <w:r w:rsidR="00347358">
        <w:t xml:space="preserve">well </w:t>
      </w:r>
      <w:r w:rsidR="001A303C">
        <w:t>prepared before starting the activity.</w:t>
      </w:r>
    </w:p>
    <w:bookmarkEnd w:id="42"/>
    <w:p w14:paraId="2B56CA25" w14:textId="4F96958E" w:rsidR="005E5DA0" w:rsidRDefault="005E5DA0" w:rsidP="005E5DA0">
      <w:pPr>
        <w:rPr>
          <w:lang w:val="en-GB"/>
        </w:rPr>
      </w:pPr>
    </w:p>
    <w:tbl>
      <w:tblPr>
        <w:tblStyle w:val="CiscoCXTable-ShadedRows"/>
        <w:tblW w:w="0" w:type="auto"/>
        <w:tblLook w:val="04A0" w:firstRow="1" w:lastRow="0" w:firstColumn="1" w:lastColumn="0" w:noHBand="0" w:noVBand="1"/>
      </w:tblPr>
      <w:tblGrid>
        <w:gridCol w:w="7370"/>
        <w:gridCol w:w="1636"/>
      </w:tblGrid>
      <w:tr w:rsidR="00347358" w:rsidRPr="00347358" w14:paraId="64FDAF0D" w14:textId="77777777" w:rsidTr="008B6C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70" w:type="dxa"/>
          </w:tcPr>
          <w:p w14:paraId="68D88281" w14:textId="3DC67BB9" w:rsidR="00347358" w:rsidRPr="00347358" w:rsidRDefault="00347358" w:rsidP="00347358">
            <w:pPr>
              <w:rPr>
                <w:b w:val="0"/>
                <w:bCs/>
                <w:lang w:val="en-GB"/>
              </w:rPr>
            </w:pPr>
            <w:r w:rsidRPr="00347358">
              <w:rPr>
                <w:b w:val="0"/>
                <w:bCs/>
                <w:lang w:val="en-GB"/>
              </w:rPr>
              <w:t>Task description</w:t>
            </w:r>
          </w:p>
        </w:tc>
        <w:tc>
          <w:tcPr>
            <w:tcW w:w="1636" w:type="dxa"/>
          </w:tcPr>
          <w:p w14:paraId="55136B06" w14:textId="7E56F4DA" w:rsidR="00347358" w:rsidRPr="00347358" w:rsidRDefault="00347358" w:rsidP="00347358">
            <w:pPr>
              <w:rPr>
                <w:b w:val="0"/>
                <w:bCs/>
                <w:lang w:val="en-GB"/>
              </w:rPr>
            </w:pPr>
            <w:r w:rsidRPr="00347358">
              <w:rPr>
                <w:b w:val="0"/>
                <w:bCs/>
                <w:lang w:val="en-GB"/>
              </w:rPr>
              <w:t>Answer</w:t>
            </w:r>
          </w:p>
        </w:tc>
      </w:tr>
      <w:tr w:rsidR="008B6CAB" w:rsidRPr="00347358" w14:paraId="786B221C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39B92ED5" w14:textId="7F333AD7" w:rsidR="008B6CAB" w:rsidRPr="00347358" w:rsidRDefault="008B6CAB" w:rsidP="00347358">
            <w:pPr>
              <w:rPr>
                <w:b/>
                <w:bCs/>
                <w:lang w:val="en-GB"/>
              </w:rPr>
            </w:pPr>
            <w:r>
              <w:rPr>
                <w:lang w:val="en-GB"/>
              </w:rPr>
              <w:t>Have I read the entire MOP before the start of the maintenance window?</w:t>
            </w:r>
          </w:p>
        </w:tc>
        <w:tc>
          <w:tcPr>
            <w:tcW w:w="1636" w:type="dxa"/>
          </w:tcPr>
          <w:p w14:paraId="10466A5D" w14:textId="0625CAA1" w:rsidR="008B6CAB" w:rsidRPr="00347358" w:rsidRDefault="008B6CAB" w:rsidP="00347358">
            <w:pPr>
              <w:rPr>
                <w:b/>
                <w:bCs/>
                <w:lang w:val="en-GB"/>
              </w:rPr>
            </w:pPr>
            <w:r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4541468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1153366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57B26B2B" w14:textId="77777777" w:rsidTr="008B6CAB">
        <w:tc>
          <w:tcPr>
            <w:tcW w:w="7370" w:type="dxa"/>
          </w:tcPr>
          <w:p w14:paraId="1D212B03" w14:textId="391DEE1B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Do I have all required migration scripts as well as rollback scripts for the execution of the activity?</w:t>
            </w:r>
          </w:p>
        </w:tc>
        <w:tc>
          <w:tcPr>
            <w:tcW w:w="1636" w:type="dxa"/>
          </w:tcPr>
          <w:p w14:paraId="1C7BE2A4" w14:textId="099CA380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2736832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15158112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5B12F425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55FA3737" w14:textId="092FF62D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Do I understand the activity and I am sure of the procedure?</w:t>
            </w:r>
          </w:p>
        </w:tc>
        <w:tc>
          <w:tcPr>
            <w:tcW w:w="1636" w:type="dxa"/>
          </w:tcPr>
          <w:p w14:paraId="7B252540" w14:textId="2FE834D8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13012164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16077195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1D055510" w14:textId="77777777" w:rsidTr="008B6CAB">
        <w:tc>
          <w:tcPr>
            <w:tcW w:w="7370" w:type="dxa"/>
          </w:tcPr>
          <w:p w14:paraId="5A89968E" w14:textId="0E7273EA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Is the activity is scheduled and approved? </w:t>
            </w:r>
          </w:p>
        </w:tc>
        <w:tc>
          <w:tcPr>
            <w:tcW w:w="1636" w:type="dxa"/>
          </w:tcPr>
          <w:p w14:paraId="6B61ABB6" w14:textId="53DFFF98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1929988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17126400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264B3E59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45633266" w14:textId="57D5A0E9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Do I know the Change Request number (CRQ #)? </w:t>
            </w:r>
          </w:p>
        </w:tc>
        <w:tc>
          <w:tcPr>
            <w:tcW w:w="1636" w:type="dxa"/>
          </w:tcPr>
          <w:p w14:paraId="09914D32" w14:textId="19AC62E7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14977275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2018725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7AE055D9" w14:textId="77777777" w:rsidTr="008B6CAB">
        <w:tc>
          <w:tcPr>
            <w:tcW w:w="7370" w:type="dxa"/>
          </w:tcPr>
          <w:p w14:paraId="7C67BAA0" w14:textId="3E18AA70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Can open a TAC case in Cisco if something in the maintenance window occurs?</w:t>
            </w:r>
          </w:p>
        </w:tc>
        <w:tc>
          <w:tcPr>
            <w:tcW w:w="1636" w:type="dxa"/>
          </w:tcPr>
          <w:p w14:paraId="326F8223" w14:textId="3B269D5C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17964056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6498220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3F3EC298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578598B9" w14:textId="534F50BF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In case this is a sensitive maintenance window: have I opened a TAC case and shared the MOP with them before the start of the activity?</w:t>
            </w:r>
          </w:p>
        </w:tc>
        <w:tc>
          <w:tcPr>
            <w:tcW w:w="1636" w:type="dxa"/>
          </w:tcPr>
          <w:p w14:paraId="3B40C7D3" w14:textId="73FDFF21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14953364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21023941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3F6A6099" w14:textId="77777777" w:rsidTr="008B6CAB">
        <w:tc>
          <w:tcPr>
            <w:tcW w:w="7370" w:type="dxa"/>
          </w:tcPr>
          <w:p w14:paraId="74E63331" w14:textId="24D982DC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Can I reach </w:t>
            </w: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MERGEFIELD HOSTNAME </w:instrText>
            </w:r>
            <w:r>
              <w:rPr>
                <w:lang w:val="en-GB"/>
              </w:rPr>
              <w:fldChar w:fldCharType="separate"/>
            </w:r>
            <w:r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lang w:val="en-GB"/>
              </w:rPr>
              <w:fldChar w:fldCharType="end"/>
            </w:r>
            <w:r>
              <w:rPr>
                <w:lang w:val="en-GB"/>
              </w:rPr>
              <w:t xml:space="preserve"> through IP address </w:t>
            </w: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MERGEFIELD LOOPBACK_MANAGEMENT </w:instrText>
            </w:r>
            <w:r>
              <w:rPr>
                <w:lang w:val="en-GB"/>
              </w:rPr>
              <w:fldChar w:fldCharType="separate"/>
            </w:r>
            <w:r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lang w:val="en-GB"/>
              </w:rPr>
              <w:fldChar w:fldCharType="end"/>
            </w:r>
            <w:r>
              <w:rPr>
                <w:lang w:val="en-GB"/>
              </w:rPr>
              <w:t>?</w:t>
            </w:r>
          </w:p>
        </w:tc>
        <w:tc>
          <w:tcPr>
            <w:tcW w:w="1636" w:type="dxa"/>
          </w:tcPr>
          <w:p w14:paraId="3E46DBC8" w14:textId="34464DEC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46328128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10587786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413DD3A0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29C24E16" w14:textId="06105E79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Can I connect to the device </w:t>
            </w: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MERGEFIELD HOSTNAME </w:instrText>
            </w:r>
            <w:r>
              <w:rPr>
                <w:lang w:val="en-GB"/>
              </w:rPr>
              <w:fldChar w:fldCharType="separate"/>
            </w:r>
            <w:r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lang w:val="en-GB"/>
              </w:rPr>
              <w:fldChar w:fldCharType="end"/>
            </w:r>
            <w:r>
              <w:rPr>
                <w:lang w:val="en-GB"/>
              </w:rPr>
              <w:t xml:space="preserve"> through SSH protocol? have I tested the connection prior to the maintenance window?</w:t>
            </w:r>
          </w:p>
        </w:tc>
        <w:tc>
          <w:tcPr>
            <w:tcW w:w="1636" w:type="dxa"/>
          </w:tcPr>
          <w:p w14:paraId="1E3A64E8" w14:textId="3776A72A" w:rsidR="00121A12" w:rsidRPr="001521D8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14469720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15441268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7FEBB312" w14:textId="77777777" w:rsidTr="008B6CAB">
        <w:tc>
          <w:tcPr>
            <w:tcW w:w="7370" w:type="dxa"/>
          </w:tcPr>
          <w:p w14:paraId="75742372" w14:textId="65984A59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Can I verify the status of </w:t>
            </w: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MERGEFIELD HOSTNAME </w:instrText>
            </w:r>
            <w:r>
              <w:rPr>
                <w:lang w:val="en-GB"/>
              </w:rPr>
              <w:fldChar w:fldCharType="separate"/>
            </w:r>
            <w:r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lang w:val="en-GB"/>
              </w:rPr>
              <w:fldChar w:fldCharType="end"/>
            </w:r>
            <w:r>
              <w:rPr>
                <w:lang w:val="en-GB"/>
              </w:rPr>
              <w:t xml:space="preserve"> and no major alarm that could impact the activity is showing?</w:t>
            </w:r>
          </w:p>
        </w:tc>
        <w:tc>
          <w:tcPr>
            <w:tcW w:w="1636" w:type="dxa"/>
          </w:tcPr>
          <w:p w14:paraId="0380D157" w14:textId="4995887C" w:rsidR="00121A12" w:rsidRPr="001521D8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11420288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14656595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51CF2EB9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0231AE61" w14:textId="77777777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Have the personnel in the field inform they have gained access to the site?</w:t>
            </w:r>
          </w:p>
          <w:p w14:paraId="46FB83A6" w14:textId="77777777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OR </w:t>
            </w:r>
          </w:p>
          <w:p w14:paraId="2742C16A" w14:textId="39F64AED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Have I reached personnel in the field to make sure they can access the site?</w:t>
            </w:r>
          </w:p>
        </w:tc>
        <w:tc>
          <w:tcPr>
            <w:tcW w:w="1636" w:type="dxa"/>
          </w:tcPr>
          <w:p w14:paraId="4702CF15" w14:textId="053244DE" w:rsidR="00121A12" w:rsidRPr="001521D8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2896398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21079985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10A46D9E" w14:textId="77777777" w:rsidTr="008B6CAB">
        <w:tc>
          <w:tcPr>
            <w:tcW w:w="7370" w:type="dxa"/>
          </w:tcPr>
          <w:p w14:paraId="47AF0DC9" w14:textId="38A54BDA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Have I sent an email to gain privilege access to the </w:t>
            </w:r>
            <w:r>
              <w:rPr>
                <w:lang w:val="en-GB"/>
              </w:rPr>
              <w:fldChar w:fldCharType="begin"/>
            </w:r>
            <w:r>
              <w:rPr>
                <w:lang w:val="en-GB"/>
              </w:rPr>
              <w:instrText xml:space="preserve"> MERGEFIELD HOSTNAME </w:instrText>
            </w:r>
            <w:r>
              <w:rPr>
                <w:lang w:val="en-GB"/>
              </w:rPr>
              <w:fldChar w:fldCharType="separate"/>
            </w:r>
            <w:r>
              <w:rPr>
                <w:b/>
                <w:bCs/>
                <w:noProof/>
              </w:rPr>
              <w:t>Error! MergeField was not found in header record of data source.</w:t>
            </w:r>
            <w:r>
              <w:rPr>
                <w:lang w:val="en-GB"/>
              </w:rPr>
              <w:fldChar w:fldCharType="end"/>
            </w:r>
            <w:r>
              <w:rPr>
                <w:lang w:val="en-GB"/>
              </w:rPr>
              <w:t xml:space="preserve"> device?</w:t>
            </w:r>
          </w:p>
        </w:tc>
        <w:tc>
          <w:tcPr>
            <w:tcW w:w="1636" w:type="dxa"/>
          </w:tcPr>
          <w:p w14:paraId="21B0A486" w14:textId="04FAE6A0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384796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19437154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7E4E3F2B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1FB7EAAE" w14:textId="385BB74C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Have I sent a mail notifying customer and Cisco about the start of the activity?</w:t>
            </w:r>
          </w:p>
        </w:tc>
        <w:tc>
          <w:tcPr>
            <w:tcW w:w="1636" w:type="dxa"/>
          </w:tcPr>
          <w:p w14:paraId="6DB2C576" w14:textId="12C831BC" w:rsidR="00121A12" w:rsidRDefault="00121A12" w:rsidP="00121A12">
            <w:pPr>
              <w:rPr>
                <w:lang w:val="en-GB"/>
              </w:rPr>
            </w:pPr>
            <w:r w:rsidRPr="001521D8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13566145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1521D8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67424107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521D8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6A7AB723" w14:textId="77777777" w:rsidTr="008B6CAB">
        <w:tc>
          <w:tcPr>
            <w:tcW w:w="7370" w:type="dxa"/>
          </w:tcPr>
          <w:p w14:paraId="6EB0AC6A" w14:textId="6AB5E13F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Have I received a mail from customer indicating the start of the activity is allowed?</w:t>
            </w:r>
          </w:p>
        </w:tc>
        <w:tc>
          <w:tcPr>
            <w:tcW w:w="1636" w:type="dxa"/>
          </w:tcPr>
          <w:p w14:paraId="0AD3629C" w14:textId="0AB6F167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18401231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6489007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59AD4538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79A5AB1A" w14:textId="5E8F25B2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Does the activity have a </w:t>
            </w:r>
            <w:proofErr w:type="spellStart"/>
            <w:r>
              <w:rPr>
                <w:lang w:val="en-GB"/>
              </w:rPr>
              <w:t>Webex</w:t>
            </w:r>
            <w:proofErr w:type="spellEnd"/>
            <w:r>
              <w:rPr>
                <w:lang w:val="en-GB"/>
              </w:rPr>
              <w:t xml:space="preserve"> link where all parties involved in the activity will join</w:t>
            </w:r>
            <w:r>
              <w:t xml:space="preserve">? </w:t>
            </w:r>
            <w:r>
              <w:rPr>
                <w:lang w:val="en-GB"/>
              </w:rPr>
              <w:t xml:space="preserve">If not, can I generate the </w:t>
            </w:r>
            <w:proofErr w:type="spellStart"/>
            <w:r>
              <w:rPr>
                <w:lang w:val="en-GB"/>
              </w:rPr>
              <w:t>Webex</w:t>
            </w:r>
            <w:proofErr w:type="spellEnd"/>
            <w:r>
              <w:rPr>
                <w:lang w:val="en-GB"/>
              </w:rPr>
              <w:t xml:space="preserve"> link?</w:t>
            </w:r>
          </w:p>
        </w:tc>
        <w:tc>
          <w:tcPr>
            <w:tcW w:w="1636" w:type="dxa"/>
          </w:tcPr>
          <w:p w14:paraId="63A2052C" w14:textId="1FE52BD1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13201454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144576690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79669C5B" w14:textId="77777777" w:rsidTr="008B6CAB">
        <w:tc>
          <w:tcPr>
            <w:tcW w:w="7370" w:type="dxa"/>
          </w:tcPr>
          <w:p w14:paraId="0B2ED111" w14:textId="34A60883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Have I shared the </w:t>
            </w:r>
            <w:proofErr w:type="spellStart"/>
            <w:r>
              <w:rPr>
                <w:lang w:val="en-GB"/>
              </w:rPr>
              <w:t>Webex</w:t>
            </w:r>
            <w:proofErr w:type="spellEnd"/>
            <w:r>
              <w:rPr>
                <w:lang w:val="en-GB"/>
              </w:rPr>
              <w:t xml:space="preserve"> link with parties involved in the migration activity OR someone involved in the activity have shared it?</w:t>
            </w:r>
          </w:p>
        </w:tc>
        <w:tc>
          <w:tcPr>
            <w:tcW w:w="1636" w:type="dxa"/>
          </w:tcPr>
          <w:p w14:paraId="1E172802" w14:textId="748C192E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18054297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142469627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7EDD36EB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4667F325" w14:textId="60A1642D" w:rsidR="00121A12" w:rsidRDefault="00121A12" w:rsidP="00121A12">
            <w:pPr>
              <w:rPr>
                <w:lang w:val="en-GB"/>
              </w:rPr>
            </w:pPr>
            <w:r w:rsidRPr="00312EA0">
              <w:rPr>
                <w:lang w:val="en-GB"/>
              </w:rPr>
              <w:t xml:space="preserve">CX-600 devices migration scripts created by AT&amp;T Engineers </w:t>
            </w:r>
            <w:r>
              <w:rPr>
                <w:lang w:val="en-GB"/>
              </w:rPr>
              <w:t>are</w:t>
            </w:r>
            <w:r w:rsidRPr="00312EA0">
              <w:rPr>
                <w:lang w:val="en-GB"/>
              </w:rPr>
              <w:t xml:space="preserve"> included in the MW documents.</w:t>
            </w:r>
            <w:r>
              <w:rPr>
                <w:lang w:val="en-GB"/>
              </w:rPr>
              <w:t xml:space="preserve"> Am I sure they have it for the execution of the maintenance window?</w:t>
            </w:r>
          </w:p>
        </w:tc>
        <w:tc>
          <w:tcPr>
            <w:tcW w:w="1636" w:type="dxa"/>
          </w:tcPr>
          <w:p w14:paraId="1CE7ACCF" w14:textId="1A5F063B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20697540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348966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4E3972C3" w14:textId="77777777" w:rsidTr="008B6CAB">
        <w:tc>
          <w:tcPr>
            <w:tcW w:w="7370" w:type="dxa"/>
          </w:tcPr>
          <w:p w14:paraId="52B9E48D" w14:textId="2A8D0357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 xml:space="preserve">Have I joined the </w:t>
            </w:r>
            <w:proofErr w:type="spellStart"/>
            <w:r>
              <w:rPr>
                <w:lang w:val="en-GB"/>
              </w:rPr>
              <w:t>Webex</w:t>
            </w:r>
            <w:proofErr w:type="spellEnd"/>
            <w:r>
              <w:rPr>
                <w:lang w:val="en-GB"/>
              </w:rPr>
              <w:t xml:space="preserve"> conference and started recording it? </w:t>
            </w:r>
          </w:p>
        </w:tc>
        <w:tc>
          <w:tcPr>
            <w:tcW w:w="1636" w:type="dxa"/>
          </w:tcPr>
          <w:p w14:paraId="4081CA44" w14:textId="10382512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17953605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9233002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544E8537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634F852F" w14:textId="7EC5F725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Am I sharing my SSH terminal to be recorded during the maintenance window?</w:t>
            </w:r>
          </w:p>
        </w:tc>
        <w:tc>
          <w:tcPr>
            <w:tcW w:w="1636" w:type="dxa"/>
          </w:tcPr>
          <w:p w14:paraId="7CB55A1A" w14:textId="227F27F0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-144460815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11366844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70C73EAD" w14:textId="77777777" w:rsidTr="008B6CAB">
        <w:tc>
          <w:tcPr>
            <w:tcW w:w="7370" w:type="dxa"/>
          </w:tcPr>
          <w:p w14:paraId="2A60F7DD" w14:textId="1E4F7B85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After the maintenance window: Did I reach AT&amp;T engineers to verify services are not impacted?</w:t>
            </w:r>
          </w:p>
        </w:tc>
        <w:tc>
          <w:tcPr>
            <w:tcW w:w="1636" w:type="dxa"/>
          </w:tcPr>
          <w:p w14:paraId="6511A3D6" w14:textId="3178E7CC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1064023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-9050699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738E5490" w14:textId="77777777" w:rsidTr="008B6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70" w:type="dxa"/>
          </w:tcPr>
          <w:p w14:paraId="46C4ABD4" w14:textId="6A426D7D" w:rsidR="00121A12" w:rsidRDefault="00121A12" w:rsidP="00121A12">
            <w:pPr>
              <w:rPr>
                <w:lang w:val="en-GB"/>
              </w:rPr>
            </w:pPr>
            <w:r>
              <w:rPr>
                <w:lang w:val="en-GB"/>
              </w:rPr>
              <w:t>Did I send a closure email sending the pre maintenance window and post maintenance window health checks?</w:t>
            </w:r>
          </w:p>
        </w:tc>
        <w:tc>
          <w:tcPr>
            <w:tcW w:w="1636" w:type="dxa"/>
          </w:tcPr>
          <w:p w14:paraId="0200CB92" w14:textId="739F06DF" w:rsidR="00121A12" w:rsidRDefault="00121A12" w:rsidP="00121A12">
            <w:pPr>
              <w:rPr>
                <w:lang w:val="en-GB"/>
              </w:rPr>
            </w:pPr>
            <w:r w:rsidRPr="00C31B19">
              <w:rPr>
                <w:lang w:val="en-GB"/>
              </w:rPr>
              <w:t xml:space="preserve">Yes </w:t>
            </w:r>
            <w:sdt>
              <w:sdtPr>
                <w:rPr>
                  <w:lang w:val="en-GB"/>
                </w:rPr>
                <w:id w:val="2140877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  <w:r w:rsidRPr="00C31B19">
              <w:rPr>
                <w:lang w:val="en-GB"/>
              </w:rPr>
              <w:t xml:space="preserve">     No </w:t>
            </w:r>
            <w:sdt>
              <w:sdtPr>
                <w:rPr>
                  <w:lang w:val="en-GB"/>
                </w:rPr>
                <w:id w:val="524281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C31B19">
                  <w:rPr>
                    <w:rFonts w:ascii="MS Gothic" w:eastAsia="MS Gothic" w:hAnsi="MS Gothic" w:hint="eastAsia"/>
                    <w:lang w:val="en-GB"/>
                  </w:rPr>
                  <w:t>☐</w:t>
                </w:r>
              </w:sdtContent>
            </w:sdt>
          </w:p>
        </w:tc>
      </w:tr>
      <w:tr w:rsidR="00121A12" w:rsidRPr="00347358" w14:paraId="69503C95" w14:textId="77777777" w:rsidTr="008B6CAB">
        <w:tc>
          <w:tcPr>
            <w:tcW w:w="7370" w:type="dxa"/>
          </w:tcPr>
          <w:p w14:paraId="07DF9856" w14:textId="77777777" w:rsidR="00121A12" w:rsidRDefault="00121A12" w:rsidP="00121A12">
            <w:pPr>
              <w:rPr>
                <w:lang w:val="en-GB"/>
              </w:rPr>
            </w:pPr>
          </w:p>
        </w:tc>
        <w:tc>
          <w:tcPr>
            <w:tcW w:w="1636" w:type="dxa"/>
          </w:tcPr>
          <w:p w14:paraId="27E3CD85" w14:textId="77777777" w:rsidR="00121A12" w:rsidRDefault="00121A12" w:rsidP="00121A12">
            <w:pPr>
              <w:rPr>
                <w:lang w:val="en-GB"/>
              </w:rPr>
            </w:pPr>
          </w:p>
        </w:tc>
      </w:tr>
    </w:tbl>
    <w:p w14:paraId="5B9EB644" w14:textId="77777777" w:rsidR="005E5DA0" w:rsidRPr="005E5DA0" w:rsidRDefault="005E5DA0" w:rsidP="005E5DA0"/>
    <w:p w14:paraId="4299A448" w14:textId="1B4028B6" w:rsidR="0003277B" w:rsidRDefault="0003277B" w:rsidP="0003277B">
      <w:pPr>
        <w:rPr>
          <w:lang w:val="en-GB"/>
        </w:rPr>
      </w:pPr>
    </w:p>
    <w:p w14:paraId="07669DB2" w14:textId="77777777" w:rsidR="0003277B" w:rsidRPr="0003277B" w:rsidRDefault="0003277B" w:rsidP="0003277B">
      <w:pPr>
        <w:rPr>
          <w:lang w:val="en-GB"/>
        </w:rPr>
      </w:pPr>
    </w:p>
    <w:p w14:paraId="74294722" w14:textId="77777777" w:rsidR="003B4595" w:rsidRPr="00B474A9" w:rsidRDefault="003B4595" w:rsidP="003B4595">
      <w:pPr>
        <w:pStyle w:val="Heading1"/>
      </w:pPr>
      <w:bookmarkStart w:id="43" w:name="_Toc70464360"/>
      <w:bookmarkEnd w:id="32"/>
      <w:bookmarkEnd w:id="33"/>
      <w:bookmarkEnd w:id="34"/>
      <w:r>
        <w:lastRenderedPageBreak/>
        <w:t>Pre-Maintenance window activities</w:t>
      </w:r>
      <w:bookmarkEnd w:id="43"/>
    </w:p>
    <w:p w14:paraId="504DF9D3" w14:textId="77777777" w:rsidR="003B4595" w:rsidRDefault="003B4595" w:rsidP="003B4595">
      <w:pPr>
        <w:rPr>
          <w:lang w:val="en-GB"/>
        </w:rPr>
      </w:pPr>
      <w:bookmarkStart w:id="44" w:name="_Toc67658131"/>
      <w:r w:rsidRPr="005E5DA0">
        <w:rPr>
          <w:lang w:val="en-GB"/>
        </w:rPr>
        <w:t>This section and its sub-sections are all mandatory</w:t>
      </w:r>
      <w:r>
        <w:rPr>
          <w:lang w:val="en-GB"/>
        </w:rPr>
        <w:t xml:space="preserve"> and are meant to be executed at least 30 minutes before the start of the maintenance window.</w:t>
      </w:r>
    </w:p>
    <w:p w14:paraId="364D5EF6" w14:textId="61555B1A" w:rsidR="00C76E57" w:rsidRPr="00690B1A" w:rsidRDefault="001324A9" w:rsidP="00690B1A">
      <w:pPr>
        <w:pStyle w:val="Heading2"/>
        <w:rPr>
          <w:lang w:val="en-GB"/>
        </w:rPr>
      </w:pPr>
      <w:r w:rsidRPr="00690B1A">
        <w:t>Request for read/write permissions with the AT&amp;T’s Network Security team</w:t>
      </w:r>
      <w:bookmarkEnd w:id="44"/>
    </w:p>
    <w:p w14:paraId="7E6301A7" w14:textId="77777777" w:rsidR="00C76E57" w:rsidRDefault="00C76E57" w:rsidP="00C76E57">
      <w:pPr>
        <w:pStyle w:val="ListParagraph"/>
        <w:numPr>
          <w:ilvl w:val="0"/>
          <w:numId w:val="0"/>
        </w:numPr>
        <w:ind w:left="720"/>
        <w:rPr>
          <w:color w:val="000000" w:themeColor="text1"/>
          <w:lang w:val="en-GB"/>
        </w:rPr>
      </w:pPr>
      <w:r w:rsidRPr="005F4D6A">
        <w:rPr>
          <w:color w:val="000000" w:themeColor="text1"/>
          <w:lang w:val="en-GB"/>
        </w:rPr>
        <w:t>Send an email to the Network Security (NS) Team Mailer to request for Read/Write permissions and wait for approval.</w:t>
      </w:r>
    </w:p>
    <w:p w14:paraId="374362D2" w14:textId="77777777" w:rsidR="00C76E57" w:rsidRDefault="00C76E57" w:rsidP="00C76E57">
      <w:pPr>
        <w:pStyle w:val="ListParagraph"/>
        <w:numPr>
          <w:ilvl w:val="0"/>
          <w:numId w:val="0"/>
        </w:numPr>
        <w:ind w:left="720"/>
        <w:rPr>
          <w:color w:val="000000" w:themeColor="text1"/>
          <w:lang w:val="en-GB"/>
        </w:rPr>
      </w:pPr>
      <w:r>
        <w:rPr>
          <w:noProof/>
          <w:color w:val="000000" w:themeColor="text1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07CF" wp14:editId="48FA658B">
                <wp:simplePos x="0" y="0"/>
                <wp:positionH relativeFrom="column">
                  <wp:posOffset>-12700</wp:posOffset>
                </wp:positionH>
                <wp:positionV relativeFrom="paragraph">
                  <wp:posOffset>146685</wp:posOffset>
                </wp:positionV>
                <wp:extent cx="5784850" cy="3111500"/>
                <wp:effectExtent l="0" t="0" r="25400" b="127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4850" cy="3111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25CC751" id="Rectangle: Rounded Corners 6" o:spid="_x0000_s1026" style="position:absolute;margin-left:-1pt;margin-top:11.55pt;width:455.5pt;height:2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" filled="f" strokecolor="#243f60 [1604]" strokeweight="2pt"/>
            </w:pict>
          </mc:Fallback>
        </mc:AlternateContent>
      </w:r>
    </w:p>
    <w:p w14:paraId="2F32F592" w14:textId="77777777" w:rsidR="00C76E57" w:rsidRPr="005409EC" w:rsidRDefault="00C76E57" w:rsidP="00C76E57">
      <w:pPr>
        <w:pStyle w:val="ListParagraph"/>
        <w:numPr>
          <w:ilvl w:val="0"/>
          <w:numId w:val="44"/>
        </w:numPr>
        <w:rPr>
          <w:color w:val="000000" w:themeColor="text1"/>
          <w:lang w:val="en-GB"/>
        </w:rPr>
      </w:pPr>
      <w:r w:rsidRPr="006F5171">
        <w:rPr>
          <w:b/>
          <w:bCs/>
          <w:color w:val="000000" w:themeColor="text1"/>
        </w:rPr>
        <w:t>TO:</w:t>
      </w:r>
      <w:r w:rsidRPr="006F5171">
        <w:t xml:space="preserve"> </w:t>
      </w:r>
      <w:r w:rsidRPr="006F5171">
        <w:rPr>
          <w:color w:val="000000" w:themeColor="text1"/>
        </w:rPr>
        <w:t>Log Net Access Managment &lt;LogNetAccessManagment@mx.att.com&gt;</w:t>
      </w:r>
    </w:p>
    <w:p w14:paraId="5103AF5D" w14:textId="77777777" w:rsidR="00C76E57" w:rsidRDefault="00C76E57" w:rsidP="00C76E57">
      <w:pPr>
        <w:pStyle w:val="ListParagraph"/>
        <w:numPr>
          <w:ilvl w:val="0"/>
          <w:numId w:val="44"/>
        </w:numPr>
        <w:rPr>
          <w:b/>
          <w:bCs/>
          <w:color w:val="000000" w:themeColor="text1"/>
          <w:lang w:val="es-MX"/>
        </w:rPr>
      </w:pPr>
      <w:r>
        <w:rPr>
          <w:b/>
          <w:bCs/>
          <w:color w:val="000000" w:themeColor="text1"/>
          <w:lang w:val="es-MX"/>
        </w:rPr>
        <w:t xml:space="preserve">CC: </w:t>
      </w:r>
      <w:r w:rsidRPr="00C76E57">
        <w:rPr>
          <w:color w:val="000000" w:themeColor="text1"/>
          <w:lang w:val="es-MX"/>
        </w:rPr>
        <w:t>Hiram Cortes Perez (hcortesp) &lt;hcortesp@cisco.com&gt;</w:t>
      </w:r>
    </w:p>
    <w:p w14:paraId="156B6E03" w14:textId="77777777" w:rsidR="00C76E57" w:rsidRDefault="00C76E57" w:rsidP="00C76E57">
      <w:pPr>
        <w:pStyle w:val="ListParagraph"/>
        <w:numPr>
          <w:ilvl w:val="0"/>
          <w:numId w:val="44"/>
        </w:numPr>
        <w:rPr>
          <w:b/>
          <w:bCs/>
          <w:color w:val="000000" w:themeColor="text1"/>
          <w:lang w:val="es-MX"/>
        </w:rPr>
      </w:pPr>
      <w:proofErr w:type="spellStart"/>
      <w:r w:rsidRPr="005409EC">
        <w:rPr>
          <w:b/>
          <w:bCs/>
          <w:color w:val="000000" w:themeColor="text1"/>
          <w:lang w:val="es-MX"/>
        </w:rPr>
        <w:t>Subject</w:t>
      </w:r>
      <w:proofErr w:type="spellEnd"/>
      <w:r w:rsidRPr="005409EC">
        <w:rPr>
          <w:b/>
          <w:bCs/>
          <w:color w:val="000000" w:themeColor="text1"/>
          <w:lang w:val="es-MX"/>
        </w:rPr>
        <w:t xml:space="preserve">: </w:t>
      </w:r>
      <w:r w:rsidRPr="00D84650">
        <w:rPr>
          <w:color w:val="000000" w:themeColor="text1"/>
          <w:lang w:val="es-MX"/>
        </w:rPr>
        <w:t>Solicitud de privilegios</w:t>
      </w:r>
      <w:r w:rsidRPr="005409EC">
        <w:rPr>
          <w:b/>
          <w:bCs/>
          <w:color w:val="000000" w:themeColor="text1"/>
          <w:lang w:val="es-MX"/>
        </w:rPr>
        <w:t xml:space="preserve"> </w:t>
      </w:r>
      <w:r w:rsidRPr="00FA4E1D">
        <w:rPr>
          <w:b/>
          <w:bCs/>
          <w:color w:val="2F5597"/>
          <w:lang w:val="es-MX"/>
        </w:rPr>
        <w:t>CRQ YYYYY</w:t>
      </w:r>
    </w:p>
    <w:p w14:paraId="556819CB" w14:textId="77777777" w:rsidR="00C76E57" w:rsidRDefault="00C76E57" w:rsidP="00C76E57">
      <w:pPr>
        <w:pStyle w:val="ListParagraph"/>
        <w:numPr>
          <w:ilvl w:val="0"/>
          <w:numId w:val="0"/>
        </w:numPr>
        <w:ind w:left="720"/>
        <w:rPr>
          <w:b/>
          <w:bCs/>
          <w:color w:val="000000" w:themeColor="text1"/>
          <w:lang w:val="es-MX"/>
        </w:rPr>
      </w:pPr>
    </w:p>
    <w:p w14:paraId="15B25D23" w14:textId="77777777" w:rsidR="00C76E57" w:rsidRPr="00FA4E1D" w:rsidRDefault="00C76E57" w:rsidP="00C76E57">
      <w:pPr>
        <w:ind w:firstLine="360"/>
        <w:rPr>
          <w:rFonts w:ascii="Calibri" w:hAnsi="Calibri"/>
          <w:color w:val="2F5597"/>
          <w:lang w:val="es-MX"/>
        </w:rPr>
      </w:pPr>
      <w:r>
        <w:rPr>
          <w:color w:val="2F5597"/>
          <w:lang w:val="es-MX"/>
        </w:rPr>
        <w:t>Buena noche</w:t>
      </w:r>
      <w:r w:rsidRPr="00FA4E1D">
        <w:rPr>
          <w:color w:val="2F5597"/>
          <w:lang w:val="es-MX"/>
        </w:rPr>
        <w:t xml:space="preserve"> </w:t>
      </w:r>
      <w:proofErr w:type="spellStart"/>
      <w:r w:rsidRPr="00FA4E1D">
        <w:rPr>
          <w:color w:val="2F5597"/>
          <w:lang w:val="es-MX"/>
        </w:rPr>
        <w:t>Team</w:t>
      </w:r>
      <w:proofErr w:type="spellEnd"/>
      <w:r w:rsidRPr="00FA4E1D">
        <w:rPr>
          <w:color w:val="2F5597"/>
          <w:lang w:val="es-MX"/>
        </w:rPr>
        <w:t xml:space="preserve"> Network Security</w:t>
      </w:r>
    </w:p>
    <w:p w14:paraId="76ABB9C4" w14:textId="77777777" w:rsidR="00C76E57" w:rsidRPr="00FA4E1D" w:rsidRDefault="00C76E57" w:rsidP="00C76E57">
      <w:pPr>
        <w:rPr>
          <w:color w:val="2F5597"/>
          <w:lang w:val="es-MX"/>
        </w:rPr>
      </w:pPr>
      <w:r w:rsidRPr="00FA4E1D">
        <w:rPr>
          <w:color w:val="2F5597"/>
          <w:lang w:val="es-MX"/>
        </w:rPr>
        <w:t> </w:t>
      </w:r>
    </w:p>
    <w:p w14:paraId="35027AEE" w14:textId="4FF43BD4" w:rsidR="00C76E57" w:rsidRPr="00FA4E1D" w:rsidRDefault="00C76E57" w:rsidP="00C76E57">
      <w:pPr>
        <w:ind w:left="360"/>
        <w:rPr>
          <w:color w:val="2F5597"/>
          <w:lang w:val="es-MX"/>
        </w:rPr>
      </w:pPr>
      <w:r w:rsidRPr="00FA4E1D">
        <w:rPr>
          <w:color w:val="2F5597"/>
          <w:lang w:val="es-MX"/>
        </w:rPr>
        <w:t xml:space="preserve">Solicitando de su valioso apoyo para la actividad </w:t>
      </w:r>
      <w:r w:rsidRPr="00FA4E1D">
        <w:rPr>
          <w:b/>
          <w:bCs/>
          <w:color w:val="2F5597"/>
          <w:lang w:val="es-MX"/>
        </w:rPr>
        <w:t xml:space="preserve">CRQ </w:t>
      </w:r>
      <w:r>
        <w:rPr>
          <w:b/>
          <w:bCs/>
          <w:color w:val="2F5597"/>
          <w:lang w:val="es-MX"/>
        </w:rPr>
        <w:t>YYYYY</w:t>
      </w:r>
      <w:r w:rsidRPr="00FA4E1D">
        <w:rPr>
          <w:color w:val="2F5597"/>
          <w:lang w:val="es-MX"/>
        </w:rPr>
        <w:t xml:space="preserve">, nos pueden ayudar a otorgar los privilegios </w:t>
      </w:r>
      <w:r>
        <w:rPr>
          <w:color w:val="2F5597"/>
          <w:lang w:val="es-MX"/>
        </w:rPr>
        <w:t>al equipo</w:t>
      </w:r>
      <w:r w:rsidRPr="009A544A">
        <w:rPr>
          <w:rFonts w:ascii="Calibri" w:eastAsia="Times New Roman" w:hAnsi="Calibri" w:cs="Calibri"/>
          <w:b/>
          <w:bCs/>
          <w:i/>
          <w:iCs/>
          <w:color w:val="000000"/>
          <w:szCs w:val="20"/>
          <w:lang w:val="es-MX" w:eastAsia="es-MX"/>
        </w:rPr>
        <w:t xml:space="preserve"> </w:t>
      </w:r>
      <w:r w:rsidRPr="00326C4E">
        <w:rPr>
          <w:b/>
          <w:lang w:val="en-GB"/>
        </w:rPr>
        <w:fldChar w:fldCharType="begin"/>
      </w:r>
      <w:r w:rsidRPr="00FA4E1D">
        <w:rPr>
          <w:b/>
          <w:lang w:val="es-MX"/>
        </w:rPr>
        <w:instrText xml:space="preserve"> MERGEFIELD DEVICE </w:instrText>
      </w:r>
      <w:r w:rsidRPr="00326C4E">
        <w:rPr>
          <w:b/>
          <w:lang w:val="en-GB"/>
        </w:rPr>
        <w:fldChar w:fldCharType="separate"/>
      </w:r>
      <w:r w:rsidRPr="00FA4E1D">
        <w:rPr>
          <w:bCs/>
          <w:lang w:val="es-MX"/>
        </w:rPr>
        <w:t xml:space="preserve">Error! </w:t>
      </w:r>
      <w:r w:rsidRPr="00D65C37">
        <w:rPr>
          <w:bCs/>
          <w:lang w:val="es-419"/>
        </w:rPr>
        <w:t>MergeField was not found in header record of data source.</w:t>
      </w:r>
      <w:r w:rsidRPr="00326C4E">
        <w:rPr>
          <w:b/>
          <w:lang w:val="en-GB"/>
        </w:rPr>
        <w:fldChar w:fldCharType="end"/>
      </w:r>
      <w:r w:rsidRPr="00D65C37">
        <w:rPr>
          <w:b/>
          <w:lang w:val="es-419"/>
        </w:rPr>
        <w:t xml:space="preserve"> </w:t>
      </w:r>
      <w:r w:rsidRPr="00FA4E1D">
        <w:rPr>
          <w:color w:val="2F5597"/>
          <w:lang w:val="es-MX"/>
        </w:rPr>
        <w:t xml:space="preserve">para </w:t>
      </w:r>
      <w:r>
        <w:rPr>
          <w:color w:val="2F5597"/>
          <w:lang w:val="es-MX"/>
        </w:rPr>
        <w:t>realizar la Migración de servicios</w:t>
      </w:r>
      <w:r w:rsidRPr="00FA4E1D">
        <w:rPr>
          <w:color w:val="2F5597"/>
          <w:lang w:val="es-MX"/>
        </w:rPr>
        <w:t xml:space="preserve"> en</w:t>
      </w:r>
      <w:r>
        <w:rPr>
          <w:color w:val="2F5597"/>
          <w:lang w:val="es-MX"/>
        </w:rPr>
        <w:t xml:space="preserve"> el proyecto NETSIMPL</w:t>
      </w:r>
      <w:r w:rsidRPr="00FA4E1D">
        <w:rPr>
          <w:color w:val="2F5597"/>
          <w:lang w:val="es-MX"/>
        </w:rPr>
        <w:t>.</w:t>
      </w:r>
    </w:p>
    <w:p w14:paraId="3B32D780" w14:textId="77777777" w:rsidR="00C76E57" w:rsidRDefault="00C76E57" w:rsidP="00C76E57">
      <w:pPr>
        <w:pStyle w:val="ListParagraph"/>
        <w:numPr>
          <w:ilvl w:val="0"/>
          <w:numId w:val="0"/>
        </w:numPr>
        <w:ind w:left="720"/>
        <w:rPr>
          <w:b/>
          <w:bCs/>
          <w:color w:val="000000" w:themeColor="text1"/>
          <w:lang w:val="es-MX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6"/>
        <w:gridCol w:w="3578"/>
      </w:tblGrid>
      <w:tr w:rsidR="00C76E57" w14:paraId="27D3965A" w14:textId="77777777" w:rsidTr="00A82AC6">
        <w:trPr>
          <w:jc w:val="center"/>
        </w:trPr>
        <w:tc>
          <w:tcPr>
            <w:tcW w:w="32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21794" w14:textId="77777777" w:rsidR="00C76E57" w:rsidRDefault="00C76E57" w:rsidP="00A82AC6">
            <w:pPr>
              <w:jc w:val="left"/>
              <w:rPr>
                <w:rFonts w:ascii="Calibri" w:hAnsi="Calibri"/>
              </w:rPr>
            </w:pPr>
            <w:proofErr w:type="spellStart"/>
            <w:r>
              <w:rPr>
                <w:b/>
                <w:bCs/>
                <w:color w:val="FFFFFF"/>
              </w:rPr>
              <w:t>Usuario</w:t>
            </w:r>
            <w:proofErr w:type="spellEnd"/>
            <w:r>
              <w:rPr>
                <w:b/>
                <w:bCs/>
                <w:color w:val="FFFFFF"/>
              </w:rPr>
              <w:t>:</w:t>
            </w:r>
          </w:p>
        </w:tc>
        <w:tc>
          <w:tcPr>
            <w:tcW w:w="35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F4695" w14:textId="77777777" w:rsidR="00C76E57" w:rsidRDefault="00C76E57" w:rsidP="00A82AC6">
            <w:r w:rsidRPr="00391BC4">
              <w:rPr>
                <w:color w:val="FF0000"/>
              </w:rPr>
              <w:t>XXXXXX</w:t>
            </w:r>
            <w:r>
              <w:rPr>
                <w:b/>
                <w:bCs/>
                <w:color w:val="FF0000"/>
              </w:rPr>
              <w:t>(ISE)</w:t>
            </w:r>
          </w:p>
        </w:tc>
      </w:tr>
      <w:tr w:rsidR="00C76E57" w14:paraId="25358863" w14:textId="77777777" w:rsidTr="00A82AC6">
        <w:trPr>
          <w:jc w:val="center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BB476" w14:textId="77777777" w:rsidR="00C76E57" w:rsidRDefault="00C76E57" w:rsidP="00A82AC6">
            <w:pPr>
              <w:jc w:val="left"/>
            </w:pPr>
            <w:proofErr w:type="spellStart"/>
            <w:r>
              <w:rPr>
                <w:b/>
                <w:bCs/>
                <w:color w:val="FFFFFF"/>
              </w:rPr>
              <w:t>Actividad</w:t>
            </w:r>
            <w:proofErr w:type="spellEnd"/>
            <w:r>
              <w:rPr>
                <w:b/>
                <w:bCs/>
                <w:color w:val="FFFFFF"/>
              </w:rPr>
              <w:t xml:space="preserve"> CRQ:</w:t>
            </w:r>
          </w:p>
        </w:tc>
        <w:tc>
          <w:tcPr>
            <w:tcW w:w="3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714CB" w14:textId="77777777" w:rsidR="00C76E57" w:rsidRDefault="00C76E57" w:rsidP="00A82AC6">
            <w:pPr>
              <w:rPr>
                <w:b/>
                <w:bCs/>
              </w:rPr>
            </w:pPr>
            <w:r>
              <w:rPr>
                <w:b/>
                <w:bCs/>
                <w:color w:val="2F5597"/>
              </w:rPr>
              <w:t>CRQ YYYYY</w:t>
            </w:r>
          </w:p>
        </w:tc>
      </w:tr>
      <w:tr w:rsidR="00C76E57" w14:paraId="1D93184A" w14:textId="77777777" w:rsidTr="00A82AC6">
        <w:trPr>
          <w:jc w:val="center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E133D" w14:textId="77777777" w:rsidR="00C76E57" w:rsidRDefault="00C76E57" w:rsidP="00A82AC6">
            <w:pPr>
              <w:jc w:val="left"/>
            </w:pPr>
            <w:r>
              <w:rPr>
                <w:b/>
                <w:bCs/>
                <w:color w:val="FFFFFF"/>
              </w:rPr>
              <w:t>OT de</w:t>
            </w:r>
            <w:r>
              <w:rPr>
                <w:rStyle w:val="apple-converted-space"/>
                <w:b/>
                <w:bCs/>
                <w:color w:val="FFFFFF"/>
              </w:rPr>
              <w:t> </w:t>
            </w:r>
            <w:proofErr w:type="spellStart"/>
            <w:r>
              <w:rPr>
                <w:b/>
                <w:bCs/>
                <w:color w:val="FFFFFF"/>
              </w:rPr>
              <w:t>privilegios</w:t>
            </w:r>
            <w:proofErr w:type="spellEnd"/>
            <w:r>
              <w:rPr>
                <w:b/>
                <w:bCs/>
                <w:color w:val="FFFFFF"/>
              </w:rPr>
              <w:t>:</w:t>
            </w:r>
          </w:p>
        </w:tc>
        <w:tc>
          <w:tcPr>
            <w:tcW w:w="3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F4B366" w14:textId="77777777" w:rsidR="00C76E57" w:rsidRDefault="00C76E57" w:rsidP="00A82AC6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  <w:color w:val="1F497D"/>
              </w:rPr>
              <w:t>WO0000000xxxxxx</w:t>
            </w:r>
          </w:p>
        </w:tc>
      </w:tr>
      <w:tr w:rsidR="00C76E57" w14:paraId="1F79556D" w14:textId="77777777" w:rsidTr="00A82AC6">
        <w:trPr>
          <w:jc w:val="center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78642" w14:textId="77777777" w:rsidR="00C76E57" w:rsidRPr="00391BC4" w:rsidRDefault="00C76E57" w:rsidP="00A82AC6">
            <w:pPr>
              <w:jc w:val="left"/>
              <w:rPr>
                <w:lang w:val="es-MX"/>
              </w:rPr>
            </w:pPr>
            <w:r w:rsidRPr="00391BC4">
              <w:rPr>
                <w:b/>
                <w:bCs/>
                <w:color w:val="FFFFFF"/>
                <w:lang w:val="es-MX"/>
              </w:rPr>
              <w:t>OT de creación/renovación proveedores:</w:t>
            </w:r>
          </w:p>
        </w:tc>
        <w:tc>
          <w:tcPr>
            <w:tcW w:w="3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64E5F" w14:textId="77777777" w:rsidR="00C76E57" w:rsidRDefault="00C76E57" w:rsidP="00A82AC6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  <w:color w:val="1F497D"/>
              </w:rPr>
              <w:t>WO0000000xxxxxx</w:t>
            </w:r>
          </w:p>
        </w:tc>
      </w:tr>
      <w:tr w:rsidR="00C76E57" w14:paraId="6528CB4F" w14:textId="77777777" w:rsidTr="00A82AC6">
        <w:trPr>
          <w:jc w:val="center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EF1F2" w14:textId="77777777" w:rsidR="00C76E57" w:rsidRPr="00391BC4" w:rsidRDefault="00C76E57" w:rsidP="00A82AC6">
            <w:pPr>
              <w:jc w:val="left"/>
              <w:rPr>
                <w:lang w:val="es-MX"/>
              </w:rPr>
            </w:pPr>
            <w:r>
              <w:rPr>
                <w:b/>
                <w:bCs/>
                <w:color w:val="FFFFFF"/>
                <w:lang w:val="es-ES"/>
              </w:rPr>
              <w:t xml:space="preserve">Elementos solicitados: (IP y </w:t>
            </w:r>
            <w:proofErr w:type="spellStart"/>
            <w:r>
              <w:rPr>
                <w:b/>
                <w:bCs/>
                <w:color w:val="FFFFFF"/>
                <w:lang w:val="es-ES"/>
              </w:rPr>
              <w:t>Hostname</w:t>
            </w:r>
            <w:proofErr w:type="spellEnd"/>
            <w:r>
              <w:rPr>
                <w:b/>
                <w:bCs/>
                <w:color w:val="FFFFFF"/>
                <w:lang w:val="es-ES"/>
              </w:rPr>
              <w:t>)</w:t>
            </w:r>
          </w:p>
        </w:tc>
        <w:tc>
          <w:tcPr>
            <w:tcW w:w="3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47EFE" w14:textId="77777777" w:rsidR="00C76E57" w:rsidRPr="00FA4E1D" w:rsidRDefault="00C76E57" w:rsidP="00A82AC6">
            <w:pPr>
              <w:jc w:val="left"/>
              <w:rPr>
                <w:sz w:val="16"/>
                <w:szCs w:val="16"/>
              </w:rPr>
            </w:pPr>
            <w:r w:rsidRPr="00FA4E1D">
              <w:rPr>
                <w:b/>
                <w:sz w:val="16"/>
                <w:szCs w:val="16"/>
                <w:lang w:val="en-GB"/>
              </w:rPr>
              <w:fldChar w:fldCharType="begin"/>
            </w:r>
            <w:r w:rsidRPr="00FA4E1D">
              <w:rPr>
                <w:b/>
                <w:sz w:val="16"/>
                <w:szCs w:val="16"/>
                <w:lang w:val="en-GB"/>
              </w:rPr>
              <w:instrText xml:space="preserve"> MERGEFIELD SITENAME </w:instrText>
            </w:r>
            <w:r w:rsidRPr="00FA4E1D">
              <w:rPr>
                <w:b/>
                <w:sz w:val="16"/>
                <w:szCs w:val="16"/>
                <w:lang w:val="en-GB"/>
              </w:rPr>
              <w:fldChar w:fldCharType="separate"/>
            </w:r>
            <w:r w:rsidRPr="00FA4E1D">
              <w:rPr>
                <w:b/>
                <w:sz w:val="16"/>
                <w:szCs w:val="16"/>
                <w:lang w:val="en-GB"/>
              </w:rPr>
              <w:t>Error! MergeField was not found in header record of data source.</w:t>
            </w:r>
            <w:r w:rsidRPr="00FA4E1D">
              <w:rPr>
                <w:b/>
                <w:sz w:val="16"/>
                <w:szCs w:val="16"/>
                <w:lang w:val="en-GB"/>
              </w:rPr>
              <w:fldChar w:fldCharType="end"/>
            </w:r>
            <w:r w:rsidRPr="00FA4E1D">
              <w:rPr>
                <w:b/>
                <w:bCs/>
                <w:i/>
                <w:iCs/>
                <w:color w:val="000000"/>
                <w:sz w:val="16"/>
                <w:szCs w:val="16"/>
              </w:rPr>
              <w:t>-</w:t>
            </w:r>
            <w:r w:rsidRPr="00FA4E1D">
              <w:rPr>
                <w:b/>
                <w:sz w:val="16"/>
                <w:szCs w:val="16"/>
                <w:lang w:val="en-GB"/>
              </w:rPr>
              <w:fldChar w:fldCharType="begin"/>
            </w:r>
            <w:r w:rsidRPr="00FA4E1D">
              <w:rPr>
                <w:b/>
                <w:sz w:val="16"/>
                <w:szCs w:val="16"/>
                <w:lang w:val="en-GB"/>
              </w:rPr>
              <w:instrText xml:space="preserve"> MERGEFIELD LOOPBACK_MANAGEMENT </w:instrText>
            </w:r>
            <w:r w:rsidRPr="00FA4E1D">
              <w:rPr>
                <w:b/>
                <w:sz w:val="16"/>
                <w:szCs w:val="16"/>
                <w:lang w:val="en-GB"/>
              </w:rPr>
              <w:fldChar w:fldCharType="separate"/>
            </w:r>
            <w:r w:rsidRPr="00FA4E1D">
              <w:rPr>
                <w:b/>
                <w:sz w:val="16"/>
                <w:szCs w:val="16"/>
                <w:lang w:val="en-GB"/>
              </w:rPr>
              <w:t>Error! MergeField was not found in header record of data source.</w:t>
            </w:r>
            <w:r w:rsidRPr="00FA4E1D">
              <w:rPr>
                <w:b/>
                <w:sz w:val="16"/>
                <w:szCs w:val="16"/>
                <w:lang w:val="en-GB"/>
              </w:rPr>
              <w:fldChar w:fldCharType="end"/>
            </w:r>
          </w:p>
        </w:tc>
      </w:tr>
      <w:tr w:rsidR="00C76E57" w:rsidRPr="00A27F05" w14:paraId="2738E18E" w14:textId="77777777" w:rsidTr="00A82AC6">
        <w:trPr>
          <w:jc w:val="center"/>
        </w:trPr>
        <w:tc>
          <w:tcPr>
            <w:tcW w:w="32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C8B69" w14:textId="77777777" w:rsidR="00C76E57" w:rsidRDefault="00C76E57" w:rsidP="00A82AC6">
            <w:pPr>
              <w:jc w:val="left"/>
              <w:rPr>
                <w:lang w:val="es-MX"/>
              </w:rPr>
            </w:pPr>
            <w:proofErr w:type="spellStart"/>
            <w:r>
              <w:rPr>
                <w:b/>
                <w:bCs/>
                <w:color w:val="FFFFFF"/>
              </w:rPr>
              <w:t>Comentarios</w:t>
            </w:r>
            <w:proofErr w:type="spellEnd"/>
            <w:r>
              <w:rPr>
                <w:b/>
                <w:bCs/>
                <w:color w:val="FFFFFF"/>
              </w:rPr>
              <w:t>:</w:t>
            </w:r>
          </w:p>
        </w:tc>
        <w:tc>
          <w:tcPr>
            <w:tcW w:w="3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D22B3" w14:textId="7D1A53D9" w:rsidR="00C76E57" w:rsidRPr="00391BC4" w:rsidRDefault="00C76E57" w:rsidP="00A82AC6">
            <w:pPr>
              <w:rPr>
                <w:lang w:val="es-MX"/>
              </w:rPr>
            </w:pPr>
            <w:r>
              <w:rPr>
                <w:color w:val="1F497D"/>
                <w:lang w:val="es-ES"/>
              </w:rPr>
              <w:t> </w:t>
            </w:r>
            <w:r>
              <w:rPr>
                <w:color w:val="44546A"/>
                <w:lang w:val="es-MX"/>
              </w:rPr>
              <w:t>Ventana de Migración de Servicios</w:t>
            </w:r>
          </w:p>
        </w:tc>
      </w:tr>
    </w:tbl>
    <w:p w14:paraId="4C31C4B9" w14:textId="77777777" w:rsidR="00C76E57" w:rsidRPr="00C76E57" w:rsidRDefault="00C76E57" w:rsidP="00C76E57">
      <w:pPr>
        <w:pStyle w:val="Note"/>
        <w:numPr>
          <w:ilvl w:val="0"/>
          <w:numId w:val="0"/>
        </w:numPr>
        <w:ind w:left="720"/>
        <w:rPr>
          <w:lang w:val="es-MX"/>
        </w:rPr>
      </w:pPr>
    </w:p>
    <w:p w14:paraId="2C54D9A1" w14:textId="77777777" w:rsidR="00C76E57" w:rsidRPr="00C76E57" w:rsidRDefault="00C76E57" w:rsidP="00C76E57">
      <w:pPr>
        <w:rPr>
          <w:lang w:val="es-MX"/>
        </w:rPr>
      </w:pPr>
    </w:p>
    <w:p w14:paraId="4E2DC8F5" w14:textId="77777777" w:rsidR="00C76E57" w:rsidRPr="00AB6FF4" w:rsidRDefault="00C76E57" w:rsidP="00C76E57">
      <w:pPr>
        <w:pStyle w:val="Note"/>
      </w:pPr>
      <w:r>
        <w:t>R</w:t>
      </w:r>
      <w:r w:rsidRPr="00AB6FF4">
        <w:t xml:space="preserve">eplace the </w:t>
      </w:r>
      <w:r w:rsidRPr="005409EC">
        <w:rPr>
          <w:color w:val="FF0000"/>
        </w:rPr>
        <w:t>X</w:t>
      </w:r>
      <w:r w:rsidRPr="00AB6FF4">
        <w:t xml:space="preserve"> values with the user assigned to </w:t>
      </w:r>
      <w:r w:rsidRPr="005409EC">
        <w:rPr>
          <w:color w:val="FF0000"/>
        </w:rPr>
        <w:t xml:space="preserve">XXXXXX (ISE) </w:t>
      </w:r>
      <w:r w:rsidRPr="00AB6FF4">
        <w:t xml:space="preserve">or </w:t>
      </w:r>
      <w:r w:rsidRPr="005409EC">
        <w:rPr>
          <w:color w:val="FF0000"/>
        </w:rPr>
        <w:t>XXXXXX (TACACs)</w:t>
      </w:r>
    </w:p>
    <w:p w14:paraId="4D83462E" w14:textId="77777777" w:rsidR="00C76E57" w:rsidRPr="00AB6FF4" w:rsidRDefault="00C76E57" w:rsidP="00C76E57">
      <w:pPr>
        <w:pStyle w:val="Note"/>
      </w:pPr>
      <w:r>
        <w:t>R</w:t>
      </w:r>
      <w:r w:rsidRPr="00AB6FF4">
        <w:t xml:space="preserve">eplace the </w:t>
      </w:r>
      <w:r w:rsidRPr="005409EC">
        <w:rPr>
          <w:b/>
          <w:bCs/>
          <w:color w:val="2F5597"/>
          <w:lang w:val="en-US"/>
        </w:rPr>
        <w:t xml:space="preserve">Y </w:t>
      </w:r>
      <w:r w:rsidRPr="00AB6FF4">
        <w:t xml:space="preserve">values with the correct number of </w:t>
      </w:r>
      <w:r w:rsidRPr="005409EC">
        <w:rPr>
          <w:b/>
          <w:bCs/>
          <w:color w:val="2F5597"/>
          <w:lang w:val="en-US"/>
        </w:rPr>
        <w:t xml:space="preserve">CRQ </w:t>
      </w:r>
      <w:r w:rsidRPr="00AB6FF4">
        <w:t>that we have related to the activity in CRQ</w:t>
      </w:r>
    </w:p>
    <w:p w14:paraId="4028311F" w14:textId="77777777" w:rsidR="00C76E57" w:rsidRDefault="00C76E57" w:rsidP="00C76E57">
      <w:pPr>
        <w:pStyle w:val="Note"/>
      </w:pPr>
      <w:r>
        <w:t>C</w:t>
      </w:r>
      <w:r w:rsidRPr="00AB6FF4">
        <w:t xml:space="preserve">hange the value of </w:t>
      </w:r>
      <w:r w:rsidRPr="005409EC">
        <w:rPr>
          <w:rFonts w:ascii="Courier New" w:hAnsi="Courier New" w:cs="Courier New"/>
          <w:b/>
          <w:bCs/>
          <w:color w:val="1F497D"/>
          <w:lang w:val="en-US"/>
        </w:rPr>
        <w:t>x</w:t>
      </w:r>
      <w:r w:rsidRPr="005409EC">
        <w:t xml:space="preserve"> to</w:t>
      </w:r>
      <w:r w:rsidRPr="00AB6FF4">
        <w:t xml:space="preserve"> our current WO number in</w:t>
      </w:r>
      <w:r>
        <w:rPr>
          <w:rFonts w:ascii="Courier New" w:hAnsi="Courier New" w:cs="Courier New"/>
          <w:b/>
          <w:bCs/>
          <w:color w:val="1F497D"/>
          <w:lang w:val="en-US"/>
        </w:rPr>
        <w:t xml:space="preserve"> </w:t>
      </w:r>
      <w:r w:rsidRPr="005409EC">
        <w:rPr>
          <w:rFonts w:ascii="Courier New" w:hAnsi="Courier New" w:cs="Courier New"/>
          <w:b/>
          <w:bCs/>
          <w:color w:val="1F497D"/>
          <w:lang w:val="en-US"/>
        </w:rPr>
        <w:t>WO0000000xxxxxx</w:t>
      </w:r>
    </w:p>
    <w:p w14:paraId="60F14701" w14:textId="77777777" w:rsidR="00C76E57" w:rsidRDefault="00C76E57" w:rsidP="00C76E57">
      <w:pPr>
        <w:rPr>
          <w:lang w:val="en-GB"/>
        </w:rPr>
      </w:pPr>
    </w:p>
    <w:p w14:paraId="233DDBEA" w14:textId="77777777" w:rsidR="00C76E57" w:rsidRDefault="00C76E57" w:rsidP="00C76E57">
      <w:pPr>
        <w:pStyle w:val="ListParagraph"/>
        <w:numPr>
          <w:ilvl w:val="0"/>
          <w:numId w:val="44"/>
        </w:numPr>
        <w:rPr>
          <w:color w:val="000000" w:themeColor="text1"/>
          <w:lang w:val="en-GB"/>
        </w:rPr>
      </w:pPr>
      <w:r w:rsidRPr="005F4D6A">
        <w:rPr>
          <w:color w:val="000000" w:themeColor="text1"/>
          <w:lang w:val="en-GB"/>
        </w:rPr>
        <w:t>Once approved, test permissions</w:t>
      </w:r>
      <w:r>
        <w:rPr>
          <w:color w:val="000000" w:themeColor="text1"/>
          <w:lang w:val="en-GB"/>
        </w:rPr>
        <w:t xml:space="preserve">, </w:t>
      </w:r>
      <w:r w:rsidRPr="005F4D6A">
        <w:rPr>
          <w:color w:val="000000" w:themeColor="text1"/>
          <w:lang w:val="en-GB"/>
        </w:rPr>
        <w:t>proceed with the next step.</w:t>
      </w:r>
    </w:p>
    <w:p w14:paraId="172A5EBA" w14:textId="77777777" w:rsidR="00C76E57" w:rsidRDefault="00C76E57" w:rsidP="00C76E57">
      <w:pPr>
        <w:pStyle w:val="Caution"/>
        <w:rPr>
          <w:lang w:val="en-GB"/>
        </w:rPr>
      </w:pPr>
      <w:r w:rsidRPr="009D1829">
        <w:rPr>
          <w:lang w:val="en-GB"/>
        </w:rPr>
        <w:t>In case they do not pass, it is scaled with the support of the AT</w:t>
      </w:r>
      <w:r>
        <w:rPr>
          <w:lang w:val="en-GB"/>
        </w:rPr>
        <w:t>&amp;</w:t>
      </w:r>
      <w:r w:rsidRPr="009D1829">
        <w:rPr>
          <w:lang w:val="en-GB"/>
        </w:rPr>
        <w:t>T engineering team to get support from Network Security with its approval.</w:t>
      </w:r>
    </w:p>
    <w:p w14:paraId="4F80BA52" w14:textId="77777777" w:rsidR="00C76E57" w:rsidRPr="00AB6FF4" w:rsidRDefault="00C76E57" w:rsidP="00C76E57">
      <w:pPr>
        <w:rPr>
          <w:lang w:val="en-GB"/>
        </w:rPr>
      </w:pPr>
    </w:p>
    <w:p w14:paraId="1878B0D6" w14:textId="77777777" w:rsidR="00C76E57" w:rsidRDefault="00C76E57" w:rsidP="00C76E57">
      <w:pPr>
        <w:spacing w:after="200" w:line="276" w:lineRule="auto"/>
        <w:jc w:val="left"/>
        <w:rPr>
          <w:rFonts w:eastAsiaTheme="majorEastAsia" w:cstheme="majorBidi"/>
          <w:b/>
          <w:bCs/>
          <w:color w:val="365F91" w:themeColor="accent1" w:themeShade="BF"/>
          <w:sz w:val="32"/>
          <w:szCs w:val="26"/>
          <w:lang w:val="en-GB"/>
        </w:rPr>
      </w:pPr>
      <w:r>
        <w:rPr>
          <w:lang w:val="en-GB"/>
        </w:rPr>
        <w:br w:type="page"/>
      </w:r>
    </w:p>
    <w:p w14:paraId="6924BB6F" w14:textId="77777777" w:rsidR="00C76E57" w:rsidRDefault="00C76E57" w:rsidP="00C76E57">
      <w:pPr>
        <w:pStyle w:val="Heading2"/>
        <w:rPr>
          <w:lang w:val="en-GB"/>
        </w:rPr>
      </w:pPr>
      <w:bookmarkStart w:id="45" w:name="_Toc67658132"/>
      <w:r w:rsidRPr="00B474A9">
        <w:rPr>
          <w:lang w:val="en-GB"/>
        </w:rPr>
        <w:lastRenderedPageBreak/>
        <w:t>Confirm with the AT&amp;T’s NOC team that Network Changes will be done before starting</w:t>
      </w:r>
      <w:bookmarkEnd w:id="45"/>
    </w:p>
    <w:p w14:paraId="41378C48" w14:textId="77777777" w:rsidR="00C76E57" w:rsidRPr="00AB6FF4" w:rsidRDefault="00C76E57" w:rsidP="00C76E57">
      <w:pPr>
        <w:pStyle w:val="ListParagraph"/>
        <w:numPr>
          <w:ilvl w:val="0"/>
          <w:numId w:val="0"/>
        </w:numPr>
        <w:ind w:left="720"/>
        <w:rPr>
          <w:lang w:val="en-GB"/>
        </w:rPr>
      </w:pPr>
      <w:r w:rsidRPr="005F4D6A">
        <w:rPr>
          <w:color w:val="000000" w:themeColor="text1"/>
          <w:lang w:val="en-GB"/>
        </w:rPr>
        <w:t xml:space="preserve">Send an email to the Network Operations </w:t>
      </w:r>
      <w:proofErr w:type="spellStart"/>
      <w:r w:rsidRPr="005F4D6A">
        <w:rPr>
          <w:color w:val="000000" w:themeColor="text1"/>
          <w:lang w:val="en-GB"/>
        </w:rPr>
        <w:t>Center</w:t>
      </w:r>
      <w:proofErr w:type="spellEnd"/>
      <w:r w:rsidRPr="005F4D6A">
        <w:rPr>
          <w:color w:val="000000" w:themeColor="text1"/>
          <w:lang w:val="en-GB"/>
        </w:rPr>
        <w:t xml:space="preserve"> (NOC) Team Mailer to request Start of the Activity and wait for approval.</w:t>
      </w:r>
    </w:p>
    <w:p w14:paraId="0B0D82C5" w14:textId="77777777" w:rsidR="00C76E57" w:rsidRPr="004144E9" w:rsidRDefault="00C76E57" w:rsidP="00C76E57">
      <w:pPr>
        <w:pStyle w:val="ListParagraph"/>
        <w:numPr>
          <w:ilvl w:val="0"/>
          <w:numId w:val="0"/>
        </w:numPr>
        <w:ind w:left="720"/>
        <w:rPr>
          <w:lang w:val="en-GB"/>
        </w:rPr>
      </w:pPr>
      <w:r>
        <w:rPr>
          <w:noProof/>
          <w:color w:val="000000" w:themeColor="text1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165B10" wp14:editId="79B05F48">
                <wp:simplePos x="0" y="0"/>
                <wp:positionH relativeFrom="column">
                  <wp:posOffset>17780</wp:posOffset>
                </wp:positionH>
                <wp:positionV relativeFrom="paragraph">
                  <wp:posOffset>142574</wp:posOffset>
                </wp:positionV>
                <wp:extent cx="5783546" cy="6833937"/>
                <wp:effectExtent l="0" t="0" r="27305" b="241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546" cy="68339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DB413" id="Rectangle 14" o:spid="_x0000_s1026" style="position:absolute;margin-left:1.4pt;margin-top:11.25pt;width:455.4pt;height:538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" filled="f" strokecolor="#243f60 [1604]" strokeweight="2pt"/>
            </w:pict>
          </mc:Fallback>
        </mc:AlternateContent>
      </w:r>
    </w:p>
    <w:p w14:paraId="205E8687" w14:textId="77777777" w:rsidR="00C76E57" w:rsidRPr="00B36786" w:rsidRDefault="00C76E57" w:rsidP="00C76E57">
      <w:pPr>
        <w:pStyle w:val="ListParagraph"/>
        <w:numPr>
          <w:ilvl w:val="0"/>
          <w:numId w:val="44"/>
        </w:numPr>
        <w:jc w:val="left"/>
        <w:rPr>
          <w:color w:val="000000" w:themeColor="text1"/>
          <w:lang w:val="es-MX"/>
        </w:rPr>
      </w:pPr>
      <w:r w:rsidRPr="001F461F">
        <w:rPr>
          <w:b/>
          <w:bCs/>
          <w:color w:val="000000" w:themeColor="text1"/>
          <w:lang w:val="es-MX"/>
        </w:rPr>
        <w:t>TO:</w:t>
      </w:r>
      <w:r w:rsidRPr="00B36786">
        <w:rPr>
          <w:lang w:val="es-MX"/>
        </w:rPr>
        <w:t xml:space="preserve"> </w:t>
      </w:r>
      <w:r w:rsidRPr="00B36786">
        <w:rPr>
          <w:color w:val="000000" w:themeColor="text1"/>
          <w:lang w:val="es-MX"/>
        </w:rPr>
        <w:t>'ALMAGUER FERNANDEZ, EDUARDO' &lt;ea321v@att.com&gt;; 'Mexico NOC IP Backhaul' &lt;mx.noc.ipbh@mx.att.com&gt;; 'Mexico NOC BO Transporte' &lt;mx.noc.tx@mx.att.com&gt;; 'Mexico NOC FO ATT' &lt;mx.noc.att@mx.att.com&gt;; 'Mexico Noc Bo Core Ip' &lt;mx.noc.ipcore@mx.att.com&gt;; 'Mexico Noc Bo Ran' &lt;mx.noc.ran@mx.att.com&gt;; 'Mexico Soporte Telecom CS' &lt;mx.stcoreipsupport@mx.att.com&gt;</w:t>
      </w:r>
    </w:p>
    <w:p w14:paraId="655B9D0B" w14:textId="77777777" w:rsidR="00C76E57" w:rsidRPr="00D84650" w:rsidRDefault="00C76E57" w:rsidP="00C76E57">
      <w:pPr>
        <w:pStyle w:val="ListParagraph"/>
        <w:numPr>
          <w:ilvl w:val="0"/>
          <w:numId w:val="44"/>
        </w:numPr>
        <w:jc w:val="left"/>
        <w:rPr>
          <w:color w:val="000000" w:themeColor="text1"/>
          <w:lang w:val="es-MX"/>
        </w:rPr>
      </w:pPr>
      <w:r w:rsidRPr="00D84650">
        <w:rPr>
          <w:b/>
          <w:bCs/>
          <w:color w:val="000000" w:themeColor="text1"/>
          <w:lang w:val="es-MX"/>
        </w:rPr>
        <w:t>CC:</w:t>
      </w:r>
      <w:r w:rsidRPr="00D84650">
        <w:rPr>
          <w:color w:val="000000" w:themeColor="text1"/>
          <w:lang w:val="es-MX"/>
        </w:rPr>
        <w:t>'MX FO Deployment tx' &lt;fo.deployment.tx@att.com.mx&gt;; 'REYES MARTINEZ, EFRAIN' &lt;er462w@att.com&gt;; Emmanuel Perez Guillen (eperezgu) &lt;eperezgu@cisco.com&gt;; day1-attmex-</w:t>
      </w:r>
      <w:proofErr w:type="gramStart"/>
      <w:r w:rsidRPr="00D84650">
        <w:rPr>
          <w:color w:val="000000" w:themeColor="text1"/>
          <w:lang w:val="es-MX"/>
        </w:rPr>
        <w:t>netsimp(</w:t>
      </w:r>
      <w:proofErr w:type="gramEnd"/>
      <w:r w:rsidRPr="00D84650">
        <w:rPr>
          <w:color w:val="000000" w:themeColor="text1"/>
          <w:lang w:val="es-MX"/>
        </w:rPr>
        <w:t>mailer list) &lt;day1-attmex-netsimp@cisco.com&gt;; Alberto Rodriguez Sanchez (alberod2) &lt;alberod2@cisco.com&gt;; 'am169m@att.com'; 'francisco.arriaga@verveba.com'; 'netsimp.ext@external.cisco.com'</w:t>
      </w:r>
    </w:p>
    <w:p w14:paraId="06A48B16" w14:textId="77777777" w:rsidR="00C76E57" w:rsidRPr="00D65C37" w:rsidRDefault="00C76E57" w:rsidP="00C76E57">
      <w:pPr>
        <w:pStyle w:val="ListParagraph"/>
        <w:numPr>
          <w:ilvl w:val="0"/>
          <w:numId w:val="44"/>
        </w:numPr>
        <w:rPr>
          <w:color w:val="000000" w:themeColor="text1"/>
          <w:lang w:val="es-419"/>
        </w:rPr>
      </w:pPr>
      <w:proofErr w:type="spellStart"/>
      <w:r w:rsidRPr="005409EC">
        <w:rPr>
          <w:b/>
          <w:bCs/>
          <w:color w:val="000000" w:themeColor="text1"/>
          <w:lang w:val="es-MX"/>
        </w:rPr>
        <w:t>Subject</w:t>
      </w:r>
      <w:proofErr w:type="spellEnd"/>
      <w:r w:rsidRPr="005409EC">
        <w:rPr>
          <w:b/>
          <w:bCs/>
          <w:color w:val="000000" w:themeColor="text1"/>
          <w:lang w:val="es-MX"/>
        </w:rPr>
        <w:t xml:space="preserve">: </w:t>
      </w:r>
      <w:r w:rsidRPr="00D84650">
        <w:rPr>
          <w:color w:val="000000" w:themeColor="text1"/>
          <w:lang w:val="es-MX"/>
        </w:rPr>
        <w:t xml:space="preserve">Solicitud de inicio de actividad con </w:t>
      </w:r>
      <w:r w:rsidRPr="00FA4E1D">
        <w:rPr>
          <w:b/>
          <w:bCs/>
          <w:color w:val="2F5597"/>
          <w:lang w:val="es-MX"/>
        </w:rPr>
        <w:t>CRQ YYYYY</w:t>
      </w:r>
      <w:r w:rsidRPr="00A06FD0">
        <w:rPr>
          <w:rFonts w:cs="Arial"/>
          <w:color w:val="2F5597"/>
          <w:szCs w:val="20"/>
          <w:lang w:val="es-MX"/>
        </w:rPr>
        <w:t xml:space="preserve"> </w:t>
      </w:r>
      <w:r w:rsidRPr="00D84650">
        <w:rPr>
          <w:b/>
          <w:szCs w:val="20"/>
          <w:lang w:val="en-GB"/>
        </w:rPr>
        <w:fldChar w:fldCharType="begin"/>
      </w:r>
      <w:r w:rsidRPr="00D84650">
        <w:rPr>
          <w:b/>
          <w:szCs w:val="20"/>
          <w:lang w:val="es-MX"/>
        </w:rPr>
        <w:instrText xml:space="preserve"> MERGEFIELD SITENAME </w:instrText>
      </w:r>
      <w:r w:rsidRPr="00D84650">
        <w:rPr>
          <w:b/>
          <w:szCs w:val="20"/>
          <w:lang w:val="en-GB"/>
        </w:rPr>
        <w:fldChar w:fldCharType="separate"/>
      </w:r>
      <w:r w:rsidRPr="00D84650">
        <w:rPr>
          <w:b/>
          <w:szCs w:val="20"/>
          <w:lang w:val="es-MX"/>
        </w:rPr>
        <w:t xml:space="preserve">Error! </w:t>
      </w:r>
      <w:r w:rsidRPr="00D65C37">
        <w:rPr>
          <w:b/>
          <w:szCs w:val="20"/>
          <w:lang w:val="es-419"/>
        </w:rPr>
        <w:t>MergeField was not found in header record of data source.</w:t>
      </w:r>
      <w:r w:rsidRPr="00D84650">
        <w:rPr>
          <w:b/>
          <w:szCs w:val="20"/>
          <w:lang w:val="en-GB"/>
        </w:rPr>
        <w:fldChar w:fldCharType="end"/>
      </w:r>
    </w:p>
    <w:p w14:paraId="71788788" w14:textId="77777777" w:rsidR="00C76E57" w:rsidRPr="00D65C37" w:rsidRDefault="00C76E57" w:rsidP="00C76E57">
      <w:pPr>
        <w:ind w:left="360"/>
        <w:rPr>
          <w:rFonts w:cs="Arial"/>
          <w:color w:val="2F5597"/>
          <w:szCs w:val="20"/>
          <w:lang w:val="es-419"/>
        </w:rPr>
      </w:pPr>
    </w:p>
    <w:p w14:paraId="37F4639E" w14:textId="77777777" w:rsidR="00C76E57" w:rsidRPr="00A06FD0" w:rsidRDefault="00C76E57" w:rsidP="00C76E57">
      <w:pPr>
        <w:ind w:left="360"/>
        <w:rPr>
          <w:rFonts w:ascii="Calibri" w:hAnsi="Calibri"/>
          <w:color w:val="2F5597"/>
          <w:lang w:val="es-MX"/>
        </w:rPr>
      </w:pPr>
      <w:r w:rsidRPr="00A06FD0">
        <w:rPr>
          <w:rFonts w:cs="Arial"/>
          <w:color w:val="2F5597"/>
          <w:szCs w:val="20"/>
          <w:lang w:val="es-MX"/>
        </w:rPr>
        <w:t xml:space="preserve">Buenas Noches </w:t>
      </w:r>
      <w:proofErr w:type="spellStart"/>
      <w:r w:rsidRPr="00A06FD0">
        <w:rPr>
          <w:rFonts w:cs="Arial"/>
          <w:color w:val="2F5597"/>
          <w:szCs w:val="20"/>
          <w:lang w:val="es-MX"/>
        </w:rPr>
        <w:t>Team</w:t>
      </w:r>
      <w:proofErr w:type="spellEnd"/>
      <w:r w:rsidRPr="00A06FD0">
        <w:rPr>
          <w:rFonts w:cs="Arial"/>
          <w:color w:val="2F5597"/>
          <w:szCs w:val="20"/>
          <w:lang w:val="es-MX"/>
        </w:rPr>
        <w:t xml:space="preserve"> NOC,</w:t>
      </w:r>
    </w:p>
    <w:p w14:paraId="359E7DF0" w14:textId="77777777" w:rsidR="00C76E57" w:rsidRPr="00A06FD0" w:rsidRDefault="00C76E57" w:rsidP="00C76E57">
      <w:pPr>
        <w:ind w:left="360"/>
        <w:rPr>
          <w:color w:val="2F5597"/>
          <w:lang w:val="es-MX"/>
        </w:rPr>
      </w:pPr>
      <w:r w:rsidRPr="00A06FD0">
        <w:rPr>
          <w:rFonts w:cs="Arial"/>
          <w:color w:val="2F5597"/>
          <w:szCs w:val="20"/>
          <w:lang w:val="es-MX"/>
        </w:rPr>
        <w:t> </w:t>
      </w:r>
    </w:p>
    <w:p w14:paraId="1C523C5A" w14:textId="0A04B3B6" w:rsidR="00C76E57" w:rsidRPr="00A06FD0" w:rsidRDefault="00C76E57" w:rsidP="00C76E57">
      <w:pPr>
        <w:ind w:left="360"/>
        <w:rPr>
          <w:color w:val="2F5597"/>
          <w:lang w:val="es-MX"/>
        </w:rPr>
      </w:pPr>
      <w:r w:rsidRPr="00A06FD0">
        <w:rPr>
          <w:rFonts w:cs="Arial"/>
          <w:color w:val="2F5597"/>
          <w:szCs w:val="20"/>
          <w:lang w:val="es-MX"/>
        </w:rPr>
        <w:t xml:space="preserve">Su apoyo con el vo.bo. para el inicio del </w:t>
      </w:r>
      <w:r w:rsidRPr="00FA4E1D">
        <w:rPr>
          <w:b/>
          <w:bCs/>
          <w:color w:val="2F5597"/>
          <w:lang w:val="es-MX"/>
        </w:rPr>
        <w:t>CRQ YYYYY</w:t>
      </w:r>
      <w:r w:rsidRPr="00A06FD0">
        <w:rPr>
          <w:rFonts w:cs="Arial"/>
          <w:color w:val="2F5597"/>
          <w:szCs w:val="20"/>
          <w:lang w:val="es-MX"/>
        </w:rPr>
        <w:t xml:space="preserve"> el cual consta de</w:t>
      </w:r>
      <w:r>
        <w:rPr>
          <w:rFonts w:cs="Arial"/>
          <w:color w:val="2F5597"/>
          <w:szCs w:val="20"/>
          <w:lang w:val="es-MX"/>
        </w:rPr>
        <w:t>: Ventana de</w:t>
      </w:r>
      <w:r w:rsidRPr="00D84650">
        <w:rPr>
          <w:rFonts w:cs="Arial"/>
          <w:b/>
          <w:bCs/>
          <w:color w:val="2F5597"/>
          <w:szCs w:val="20"/>
          <w:lang w:val="es-MX"/>
        </w:rPr>
        <w:t xml:space="preserve"> Migración.</w:t>
      </w:r>
    </w:p>
    <w:p w14:paraId="19E20C35" w14:textId="77777777" w:rsidR="00C76E57" w:rsidRPr="00A06FD0" w:rsidRDefault="00C76E57" w:rsidP="00C76E57">
      <w:pPr>
        <w:ind w:left="360"/>
        <w:rPr>
          <w:color w:val="2F5597"/>
          <w:lang w:val="es-MX"/>
        </w:rPr>
      </w:pPr>
      <w:r w:rsidRPr="00A06FD0">
        <w:rPr>
          <w:rFonts w:cs="Arial"/>
          <w:color w:val="2F5597"/>
          <w:szCs w:val="20"/>
          <w:lang w:val="es-MX"/>
        </w:rPr>
        <w:t> </w:t>
      </w:r>
    </w:p>
    <w:p w14:paraId="0FFB19FC" w14:textId="77777777" w:rsidR="00C76E57" w:rsidRPr="00A06FD0" w:rsidRDefault="00C76E57" w:rsidP="00C76E57">
      <w:pPr>
        <w:ind w:left="360"/>
        <w:rPr>
          <w:rFonts w:cs="Arial"/>
          <w:color w:val="2F5597"/>
          <w:szCs w:val="20"/>
          <w:lang w:val="es-MX"/>
        </w:rPr>
      </w:pPr>
      <w:r w:rsidRPr="00A06FD0">
        <w:rPr>
          <w:rFonts w:cs="Arial"/>
          <w:color w:val="2F5597"/>
          <w:szCs w:val="20"/>
          <w:lang w:val="es-MX"/>
        </w:rPr>
        <w:t xml:space="preserve">Anexo el formato de cisco para el inicio de la ventana y al final se anexarán los </w:t>
      </w:r>
      <w:proofErr w:type="spellStart"/>
      <w:r w:rsidRPr="00A06FD0">
        <w:rPr>
          <w:rFonts w:cs="Arial"/>
          <w:color w:val="2F5597"/>
          <w:szCs w:val="20"/>
          <w:lang w:val="es-MX"/>
        </w:rPr>
        <w:t>pre-checks</w:t>
      </w:r>
      <w:proofErr w:type="spellEnd"/>
      <w:r w:rsidRPr="00A06FD0">
        <w:rPr>
          <w:rFonts w:cs="Arial"/>
          <w:color w:val="2F5597"/>
          <w:szCs w:val="20"/>
          <w:lang w:val="es-MX"/>
        </w:rPr>
        <w:t xml:space="preserve"> y </w:t>
      </w:r>
      <w:proofErr w:type="spellStart"/>
      <w:r w:rsidRPr="00A06FD0">
        <w:rPr>
          <w:rFonts w:cs="Arial"/>
          <w:color w:val="2F5597"/>
          <w:szCs w:val="20"/>
          <w:lang w:val="es-MX"/>
        </w:rPr>
        <w:t>post-check</w:t>
      </w:r>
      <w:proofErr w:type="spellEnd"/>
      <w:r w:rsidRPr="00A06FD0">
        <w:rPr>
          <w:rFonts w:cs="Arial"/>
          <w:color w:val="2F5597"/>
          <w:szCs w:val="20"/>
          <w:lang w:val="es-MX"/>
        </w:rPr>
        <w:t>.</w:t>
      </w:r>
    </w:p>
    <w:p w14:paraId="2F208C06" w14:textId="77777777" w:rsidR="00C76E57" w:rsidRPr="00A06FD0" w:rsidRDefault="00C76E57" w:rsidP="00C76E57">
      <w:pPr>
        <w:ind w:left="360"/>
        <w:rPr>
          <w:rFonts w:ascii="Calibri" w:hAnsi="Calibri" w:cs="Calibri"/>
          <w:sz w:val="22"/>
          <w:lang w:val="es-MX"/>
        </w:rPr>
      </w:pPr>
    </w:p>
    <w:p w14:paraId="0EA893DB" w14:textId="77777777" w:rsidR="00C76E57" w:rsidRDefault="00C76E57" w:rsidP="00C76E57">
      <w:pPr>
        <w:tabs>
          <w:tab w:val="left" w:pos="4750"/>
        </w:tabs>
        <w:ind w:left="360"/>
        <w:rPr>
          <w:rFonts w:cs="Arial"/>
          <w:color w:val="2F5597"/>
          <w:szCs w:val="20"/>
          <w:lang w:val="es-MX"/>
        </w:rPr>
      </w:pPr>
      <w:r w:rsidRPr="00A06FD0">
        <w:rPr>
          <w:rFonts w:cs="Arial"/>
          <w:color w:val="2F5597"/>
          <w:szCs w:val="20"/>
          <w:lang w:val="es-MX"/>
        </w:rPr>
        <w:t xml:space="preserve">Sin más </w:t>
      </w:r>
      <w:r>
        <w:rPr>
          <w:rFonts w:cs="Arial"/>
          <w:color w:val="2F5597"/>
          <w:szCs w:val="20"/>
          <w:lang w:val="es-MX"/>
        </w:rPr>
        <w:t xml:space="preserve">por el momento </w:t>
      </w:r>
      <w:r w:rsidRPr="00A06FD0">
        <w:rPr>
          <w:rFonts w:cs="Arial"/>
          <w:color w:val="2F5597"/>
          <w:szCs w:val="20"/>
          <w:lang w:val="es-MX"/>
        </w:rPr>
        <w:t>y en espera del apoyo quedo, saludos.</w:t>
      </w:r>
      <w:r>
        <w:rPr>
          <w:rFonts w:cs="Arial"/>
          <w:color w:val="2F5597"/>
          <w:szCs w:val="20"/>
          <w:lang w:val="es-MX"/>
        </w:rPr>
        <w:tab/>
      </w:r>
    </w:p>
    <w:p w14:paraId="743CEB95" w14:textId="77777777" w:rsidR="00C76E57" w:rsidRDefault="00C76E57" w:rsidP="00C76E57">
      <w:pPr>
        <w:tabs>
          <w:tab w:val="left" w:pos="4750"/>
        </w:tabs>
        <w:ind w:left="360"/>
        <w:rPr>
          <w:rFonts w:cs="Arial"/>
          <w:color w:val="2F5597"/>
          <w:szCs w:val="20"/>
          <w:lang w:val="es-MX"/>
        </w:rPr>
      </w:pPr>
    </w:p>
    <w:tbl>
      <w:tblPr>
        <w:tblW w:w="77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8"/>
        <w:gridCol w:w="6275"/>
        <w:gridCol w:w="146"/>
      </w:tblGrid>
      <w:tr w:rsidR="00E0304B" w:rsidRPr="00040D49" w14:paraId="7819296B" w14:textId="77777777" w:rsidTr="0064053A">
        <w:trPr>
          <w:gridAfter w:val="1"/>
          <w:wAfter w:w="146" w:type="dxa"/>
          <w:trHeight w:val="290"/>
          <w:jc w:val="center"/>
        </w:trPr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5E9314A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6"/>
                <w:szCs w:val="36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36"/>
                <w:szCs w:val="36"/>
                <w:lang w:val="es-MX" w:eastAsia="es-MX"/>
              </w:rPr>
              <w:t>CISCO</w:t>
            </w:r>
          </w:p>
        </w:tc>
        <w:tc>
          <w:tcPr>
            <w:tcW w:w="6275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vAlign w:val="center"/>
            <w:hideMark/>
          </w:tcPr>
          <w:p w14:paraId="7E149EB3" w14:textId="77777777" w:rsidR="00E0304B" w:rsidRPr="00592965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59296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MX" w:eastAsia="es-MX"/>
              </w:rPr>
              <w:t>AT&amp;T Mexico</w:t>
            </w:r>
          </w:p>
        </w:tc>
      </w:tr>
      <w:tr w:rsidR="00E0304B" w:rsidRPr="00040D49" w14:paraId="1B1F36EB" w14:textId="77777777" w:rsidTr="0064053A">
        <w:trPr>
          <w:gridAfter w:val="1"/>
          <w:wAfter w:w="146" w:type="dxa"/>
          <w:trHeight w:val="220"/>
          <w:jc w:val="center"/>
        </w:trPr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56D964" w14:textId="77777777" w:rsidR="00E0304B" w:rsidRPr="00040D49" w:rsidRDefault="00E0304B" w:rsidP="0064053A">
            <w:pPr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36"/>
                <w:szCs w:val="36"/>
                <w:lang w:val="es-MX" w:eastAsia="es-MX"/>
              </w:rPr>
            </w:pPr>
          </w:p>
        </w:tc>
        <w:tc>
          <w:tcPr>
            <w:tcW w:w="6275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vAlign w:val="center"/>
            <w:hideMark/>
          </w:tcPr>
          <w:p w14:paraId="36DEC458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color w:val="FFD966"/>
                <w:sz w:val="16"/>
                <w:szCs w:val="16"/>
                <w:u w:val="single"/>
                <w:lang w:eastAsia="es-MX"/>
              </w:rPr>
            </w:pPr>
            <w:r w:rsidRPr="00040D49">
              <w:rPr>
                <w:rFonts w:ascii="Calibri" w:eastAsia="Times New Roman" w:hAnsi="Calibri" w:cs="Calibri"/>
                <w:color w:val="FFD966"/>
                <w:sz w:val="16"/>
                <w:szCs w:val="16"/>
                <w:u w:val="single"/>
                <w:lang w:eastAsia="es-MX"/>
              </w:rPr>
              <w:t xml:space="preserve">[paste here the link of the scheduled </w:t>
            </w:r>
            <w:proofErr w:type="spellStart"/>
            <w:r w:rsidRPr="00040D49">
              <w:rPr>
                <w:rFonts w:ascii="Calibri" w:eastAsia="Times New Roman" w:hAnsi="Calibri" w:cs="Calibri"/>
                <w:color w:val="FFD966"/>
                <w:sz w:val="16"/>
                <w:szCs w:val="16"/>
                <w:u w:val="single"/>
                <w:lang w:eastAsia="es-MX"/>
              </w:rPr>
              <w:t>webex</w:t>
            </w:r>
            <w:proofErr w:type="spellEnd"/>
            <w:r w:rsidRPr="00040D49">
              <w:rPr>
                <w:rFonts w:ascii="Calibri" w:eastAsia="Times New Roman" w:hAnsi="Calibri" w:cs="Calibri"/>
                <w:color w:val="FFD966"/>
                <w:sz w:val="16"/>
                <w:szCs w:val="16"/>
                <w:u w:val="single"/>
                <w:lang w:eastAsia="es-MX"/>
              </w:rPr>
              <w:t xml:space="preserve"> session]</w:t>
            </w:r>
          </w:p>
        </w:tc>
      </w:tr>
      <w:tr w:rsidR="00E0304B" w:rsidRPr="00A27F05" w14:paraId="3C4355FD" w14:textId="77777777" w:rsidTr="0064053A">
        <w:trPr>
          <w:gridAfter w:val="1"/>
          <w:wAfter w:w="146" w:type="dxa"/>
          <w:trHeight w:val="300"/>
          <w:jc w:val="center"/>
        </w:trPr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8A8BC6" w14:textId="77777777" w:rsidR="00E0304B" w:rsidRPr="00040D49" w:rsidRDefault="00E0304B" w:rsidP="0064053A">
            <w:pPr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36"/>
                <w:szCs w:val="36"/>
                <w:lang w:eastAsia="es-MX"/>
              </w:rPr>
            </w:pPr>
          </w:p>
        </w:tc>
        <w:tc>
          <w:tcPr>
            <w:tcW w:w="6275" w:type="dxa"/>
            <w:tcBorders>
              <w:top w:val="nil"/>
              <w:left w:val="nil"/>
              <w:bottom w:val="nil"/>
              <w:right w:val="nil"/>
            </w:tcBorders>
            <w:shd w:val="clear" w:color="000000" w:fill="00B0F0"/>
            <w:vAlign w:val="center"/>
            <w:hideMark/>
          </w:tcPr>
          <w:p w14:paraId="3920D976" w14:textId="77777777" w:rsidR="00E0304B" w:rsidRPr="00592965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MX" w:eastAsia="es-MX"/>
              </w:rPr>
            </w:pPr>
            <w:r w:rsidRPr="0059296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MX" w:eastAsia="es-MX"/>
              </w:rPr>
              <w:t>Notificación de Inicio de Ventana</w:t>
            </w:r>
          </w:p>
        </w:tc>
      </w:tr>
      <w:tr w:rsidR="00E0304B" w:rsidRPr="00040D49" w14:paraId="092E3367" w14:textId="77777777" w:rsidTr="0064053A">
        <w:trPr>
          <w:gridAfter w:val="1"/>
          <w:wAfter w:w="146" w:type="dxa"/>
          <w:trHeight w:val="30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46A7BE" w14:textId="77777777" w:rsidR="00E0304B" w:rsidRPr="00592965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2"/>
                <w:szCs w:val="12"/>
                <w:lang w:val="es-MX" w:eastAsia="es-MX"/>
              </w:rPr>
            </w:pPr>
            <w:r w:rsidRPr="00592965">
              <w:rPr>
                <w:rFonts w:ascii="Calibri" w:eastAsia="Times New Roman" w:hAnsi="Calibri" w:cs="Calibri"/>
                <w:b/>
                <w:bCs/>
                <w:color w:val="FF0000"/>
                <w:sz w:val="12"/>
                <w:szCs w:val="12"/>
                <w:lang w:eastAsia="es-MX"/>
              </w:rPr>
              <w:t>V Format</w:t>
            </w:r>
            <w:r w:rsidRPr="00592965">
              <w:rPr>
                <w:rFonts w:ascii="Calibri" w:eastAsia="Times New Roman" w:hAnsi="Calibri" w:cs="Calibri"/>
                <w:b/>
                <w:bCs/>
                <w:color w:val="FF0000"/>
                <w:sz w:val="12"/>
                <w:szCs w:val="12"/>
                <w:lang w:val="es-MX" w:eastAsia="es-MX"/>
              </w:rPr>
              <w:t>o 0.83 AT&amp;T</w:t>
            </w:r>
          </w:p>
        </w:tc>
        <w:tc>
          <w:tcPr>
            <w:tcW w:w="6275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center"/>
            <w:hideMark/>
          </w:tcPr>
          <w:p w14:paraId="779E263F" w14:textId="77777777" w:rsidR="00E0304B" w:rsidRPr="00592965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00B050"/>
                <w:sz w:val="16"/>
                <w:szCs w:val="16"/>
                <w:lang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color w:val="00B050"/>
                <w:sz w:val="16"/>
                <w:szCs w:val="16"/>
                <w:lang w:val="es-MX" w:eastAsia="es-MX"/>
              </w:rPr>
              <w:t> </w:t>
            </w:r>
          </w:p>
        </w:tc>
      </w:tr>
      <w:tr w:rsidR="00E0304B" w:rsidRPr="00040D49" w14:paraId="01FB69DD" w14:textId="77777777" w:rsidTr="0064053A">
        <w:trPr>
          <w:gridAfter w:val="1"/>
          <w:wAfter w:w="146" w:type="dxa"/>
          <w:trHeight w:val="300"/>
          <w:jc w:val="center"/>
        </w:trPr>
        <w:tc>
          <w:tcPr>
            <w:tcW w:w="760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000000"/>
            <w:vAlign w:val="center"/>
            <w:hideMark/>
          </w:tcPr>
          <w:p w14:paraId="4C76BB47" w14:textId="77777777" w:rsidR="00E0304B" w:rsidRPr="00592965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MX"/>
              </w:rPr>
            </w:pPr>
            <w:r w:rsidRPr="00592965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MX"/>
              </w:rPr>
              <w:t> </w:t>
            </w:r>
          </w:p>
        </w:tc>
      </w:tr>
      <w:tr w:rsidR="00E0304B" w:rsidRPr="00040D49" w14:paraId="74736A43" w14:textId="77777777" w:rsidTr="0064053A">
        <w:trPr>
          <w:gridAfter w:val="1"/>
          <w:wAfter w:w="146" w:type="dxa"/>
          <w:trHeight w:val="30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hideMark/>
          </w:tcPr>
          <w:p w14:paraId="2518F94F" w14:textId="77777777" w:rsidR="00E0304B" w:rsidRPr="00592965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MX"/>
              </w:rPr>
              <w:t>CRQ #</w:t>
            </w:r>
          </w:p>
        </w:tc>
        <w:tc>
          <w:tcPr>
            <w:tcW w:w="6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14:paraId="4A21241E" w14:textId="77777777" w:rsidR="00E0304B" w:rsidRPr="00592965" w:rsidRDefault="00E0304B" w:rsidP="0064053A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000000"/>
                <w:sz w:val="16"/>
                <w:szCs w:val="16"/>
                <w:lang w:eastAsia="es-MX"/>
              </w:rPr>
            </w:pPr>
            <w:r w:rsidRPr="00592965">
              <w:rPr>
                <w:rFonts w:asciiTheme="minorHAnsi" w:hAnsiTheme="minorHAnsi" w:cstheme="minorHAnsi"/>
                <w:b/>
                <w:bCs/>
                <w:color w:val="2F5597"/>
                <w:sz w:val="16"/>
                <w:szCs w:val="16"/>
                <w:lang w:val="es-MX"/>
              </w:rPr>
              <w:t>CRQ YYYYY</w:t>
            </w:r>
          </w:p>
        </w:tc>
      </w:tr>
      <w:tr w:rsidR="00E0304B" w:rsidRPr="00040D49" w14:paraId="58558C78" w14:textId="77777777" w:rsidTr="0064053A">
        <w:trPr>
          <w:gridAfter w:val="1"/>
          <w:wAfter w:w="146" w:type="dxa"/>
          <w:trHeight w:val="30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0AC0849A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Caso Proactivo</w:t>
            </w:r>
          </w:p>
        </w:tc>
        <w:tc>
          <w:tcPr>
            <w:tcW w:w="6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ABCFF4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val="es-MX" w:eastAsia="es-MX"/>
              </w:rPr>
              <w:t>[paste</w:t>
            </w:r>
            <w: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val="es-MX" w:eastAsia="es-MX"/>
              </w:rPr>
              <w:t xml:space="preserve"> #</w:t>
            </w:r>
            <w:r w:rsidRPr="00040D4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val="es-MX" w:eastAsia="es-MX"/>
              </w:rPr>
              <w:t>]</w:t>
            </w:r>
          </w:p>
        </w:tc>
      </w:tr>
      <w:tr w:rsidR="00E0304B" w:rsidRPr="00040D49" w14:paraId="169748FA" w14:textId="77777777" w:rsidTr="0064053A">
        <w:trPr>
          <w:gridAfter w:val="1"/>
          <w:wAfter w:w="146" w:type="dxa"/>
          <w:trHeight w:val="58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64FAC6B6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  <w:proofErr w:type="gramStart"/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Link</w:t>
            </w:r>
            <w:proofErr w:type="gramEnd"/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 xml:space="preserve"> </w:t>
            </w:r>
            <w:proofErr w:type="spellStart"/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Webex</w:t>
            </w:r>
            <w:proofErr w:type="spellEnd"/>
          </w:p>
        </w:tc>
        <w:tc>
          <w:tcPr>
            <w:tcW w:w="6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A61C46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  <w:lang w:eastAsia="es-MX"/>
              </w:rPr>
            </w:pPr>
            <w:r w:rsidRPr="00040D4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  <w:lang w:eastAsia="es-MX"/>
              </w:rPr>
              <w:t xml:space="preserve">[paste here the link of the scheduled </w:t>
            </w:r>
            <w:proofErr w:type="spellStart"/>
            <w:r w:rsidRPr="00040D4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  <w:lang w:eastAsia="es-MX"/>
              </w:rPr>
              <w:t>webex</w:t>
            </w:r>
            <w:proofErr w:type="spellEnd"/>
            <w:r w:rsidRPr="00040D4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  <w:lang w:eastAsia="es-MX"/>
              </w:rPr>
              <w:t xml:space="preserve"> session]</w:t>
            </w:r>
          </w:p>
        </w:tc>
      </w:tr>
      <w:tr w:rsidR="00E0304B" w:rsidRPr="00040D49" w14:paraId="0DA3F633" w14:textId="77777777" w:rsidTr="0064053A">
        <w:trPr>
          <w:gridAfter w:val="1"/>
          <w:wAfter w:w="146" w:type="dxa"/>
          <w:trHeight w:val="30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44D7645B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Proyecto</w:t>
            </w:r>
          </w:p>
        </w:tc>
        <w:tc>
          <w:tcPr>
            <w:tcW w:w="6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31C01E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val="es-MX" w:eastAsia="es-MX"/>
              </w:rPr>
            </w:pPr>
            <w:r w:rsidRPr="00977DAA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begin"/>
            </w:r>
            <w:r w:rsidRPr="00977DAA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instrText xml:space="preserve"> MERGEFIELD PID </w:instrText>
            </w:r>
            <w:r w:rsidRPr="00977DAA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separate"/>
            </w:r>
            <w:r w:rsidRPr="00977DAA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t>Error! MergeField was not found in header record of data source.</w:t>
            </w:r>
            <w:r w:rsidRPr="00977DAA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end"/>
            </w:r>
            <w:r w:rsidRPr="00977DAA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t>–</w:t>
            </w:r>
            <w:r w:rsidRPr="00040D49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000000"/>
                <w:sz w:val="16"/>
                <w:szCs w:val="16"/>
                <w:lang w:eastAsia="es-MX"/>
              </w:rPr>
              <w:t xml:space="preserve"> </w: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begin"/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instrText xml:space="preserve"> MERGEFIELD DEVICE </w:instrTex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separate"/>
            </w:r>
            <w:r w:rsidRPr="00040D49">
              <w:rPr>
                <w:rFonts w:asciiTheme="minorHAnsi" w:hAnsiTheme="minorHAnsi" w:cstheme="minorHAnsi"/>
                <w:bCs/>
                <w:sz w:val="16"/>
                <w:szCs w:val="16"/>
              </w:rPr>
              <w:t>Error! MergeField was not found in header record of data source.</w: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end"/>
            </w:r>
            <w:r w:rsidRPr="00040D4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eastAsia="es-MX"/>
              </w:rPr>
              <w:t xml:space="preserve"> </w:t>
            </w:r>
            <w:r w:rsidRPr="00040D49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val="es-MX" w:eastAsia="es-MX"/>
              </w:rPr>
              <w:t>NETSIMPL</w:t>
            </w:r>
          </w:p>
        </w:tc>
      </w:tr>
      <w:tr w:rsidR="00E0304B" w:rsidRPr="00040D49" w14:paraId="1D0FF1D2" w14:textId="77777777" w:rsidTr="0064053A">
        <w:trPr>
          <w:gridAfter w:val="1"/>
          <w:wAfter w:w="146" w:type="dxa"/>
          <w:trHeight w:val="30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6628B7F3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  <w:proofErr w:type="gramStart"/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Sitios a Intervenir</w:t>
            </w:r>
            <w:proofErr w:type="gramEnd"/>
          </w:p>
        </w:tc>
        <w:tc>
          <w:tcPr>
            <w:tcW w:w="6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25D2AC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16"/>
                <w:szCs w:val="16"/>
                <w:lang w:eastAsia="es-MX"/>
              </w:rPr>
            </w:pP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begin"/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instrText xml:space="preserve"> MERGEFIELD SITENAME </w:instrTex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separate"/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t>Error! MergeField was not found in header record of data source.</w: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end"/>
            </w:r>
            <w:r w:rsidRPr="00040D49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16"/>
                <w:szCs w:val="16"/>
              </w:rPr>
              <w:t>-</w: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begin"/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instrText xml:space="preserve"> MERGEFIELD LOOPBACK_MANAGEMENT </w:instrTex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separate"/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t>Error! MergeField was not found in header record of data source.</w:t>
            </w:r>
            <w:r w:rsidRPr="00040D49">
              <w:rPr>
                <w:rFonts w:asciiTheme="minorHAnsi" w:hAnsiTheme="minorHAnsi" w:cstheme="minorHAnsi"/>
                <w:b/>
                <w:sz w:val="16"/>
                <w:szCs w:val="16"/>
                <w:lang w:val="en-GB"/>
              </w:rPr>
              <w:fldChar w:fldCharType="end"/>
            </w:r>
          </w:p>
        </w:tc>
      </w:tr>
      <w:tr w:rsidR="00E0304B" w:rsidRPr="00592965" w14:paraId="26C5FB80" w14:textId="77777777" w:rsidTr="0064053A">
        <w:trPr>
          <w:gridAfter w:val="1"/>
          <w:wAfter w:w="146" w:type="dxa"/>
          <w:trHeight w:val="464"/>
          <w:jc w:val="center"/>
        </w:trPr>
        <w:tc>
          <w:tcPr>
            <w:tcW w:w="13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07BCB6E5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  <w:proofErr w:type="spellStart"/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Objectivo</w:t>
            </w:r>
            <w:proofErr w:type="spellEnd"/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 xml:space="preserve"> De la </w:t>
            </w:r>
            <w:proofErr w:type="gramStart"/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Actividad  :</w:t>
            </w:r>
            <w:proofErr w:type="gramEnd"/>
          </w:p>
        </w:tc>
        <w:tc>
          <w:tcPr>
            <w:tcW w:w="627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C12C1B" w14:textId="04167468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16"/>
                <w:szCs w:val="16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16"/>
                <w:szCs w:val="16"/>
                <w:lang w:val="es-MX" w:eastAsia="es-MX"/>
              </w:rPr>
              <w:t>Migración de Servicios C2C</w:t>
            </w:r>
          </w:p>
        </w:tc>
      </w:tr>
      <w:tr w:rsidR="00E0304B" w:rsidRPr="00592965" w14:paraId="6C2D8F86" w14:textId="77777777" w:rsidTr="0064053A">
        <w:trPr>
          <w:trHeight w:val="300"/>
          <w:jc w:val="center"/>
        </w:trPr>
        <w:tc>
          <w:tcPr>
            <w:tcW w:w="13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4E225D" w14:textId="77777777" w:rsidR="00E0304B" w:rsidRPr="00040D49" w:rsidRDefault="00E0304B" w:rsidP="0064053A">
            <w:pPr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</w:p>
        </w:tc>
        <w:tc>
          <w:tcPr>
            <w:tcW w:w="627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14:paraId="1488FA7E" w14:textId="77777777" w:rsidR="00E0304B" w:rsidRPr="00040D49" w:rsidRDefault="00E0304B" w:rsidP="0064053A">
            <w:pPr>
              <w:jc w:val="left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16"/>
                <w:szCs w:val="16"/>
                <w:lang w:val="es-MX" w:eastAsia="es-MX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69CB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FF0000"/>
                <w:sz w:val="16"/>
                <w:szCs w:val="16"/>
                <w:lang w:val="es-MX" w:eastAsia="es-MX"/>
              </w:rPr>
            </w:pPr>
          </w:p>
        </w:tc>
      </w:tr>
      <w:tr w:rsidR="00E0304B" w:rsidRPr="00040D49" w14:paraId="170FD7F8" w14:textId="77777777" w:rsidTr="0064053A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AE7EE68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Riesgos de la Actividad:</w:t>
            </w:r>
          </w:p>
        </w:tc>
        <w:tc>
          <w:tcPr>
            <w:tcW w:w="6275" w:type="dxa"/>
            <w:tcBorders>
              <w:top w:val="single" w:sz="8" w:space="0" w:color="000000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B1E6D2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s-MX"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s-MX" w:eastAsia="es-MX"/>
              </w:rPr>
              <w:t>0</w:t>
            </w:r>
          </w:p>
        </w:tc>
        <w:tc>
          <w:tcPr>
            <w:tcW w:w="146" w:type="dxa"/>
            <w:vAlign w:val="center"/>
            <w:hideMark/>
          </w:tcPr>
          <w:p w14:paraId="29F0D45E" w14:textId="77777777" w:rsidR="00E0304B" w:rsidRPr="00040D49" w:rsidRDefault="00E0304B" w:rsidP="0064053A">
            <w:pPr>
              <w:jc w:val="left"/>
              <w:rPr>
                <w:rFonts w:ascii="Times New Roman" w:eastAsia="Times New Roman" w:hAnsi="Times New Roman" w:cs="Times New Roman"/>
                <w:szCs w:val="20"/>
                <w:lang w:val="es-MX" w:eastAsia="es-MX"/>
              </w:rPr>
            </w:pPr>
          </w:p>
        </w:tc>
      </w:tr>
      <w:tr w:rsidR="00E0304B" w:rsidRPr="00040D49" w14:paraId="66AAA73E" w14:textId="77777777" w:rsidTr="0064053A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55DCF2F3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s-MX" w:eastAsia="es-MX"/>
              </w:rPr>
              <w:t>OBSERVACIONES</w:t>
            </w:r>
          </w:p>
        </w:tc>
        <w:tc>
          <w:tcPr>
            <w:tcW w:w="6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61346A" w14:textId="77777777" w:rsidR="00E0304B" w:rsidRPr="00040D49" w:rsidRDefault="00E0304B" w:rsidP="0064053A">
            <w:pPr>
              <w:jc w:val="center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  <w:lang w:val="es-MX" w:eastAsia="es-MX"/>
              </w:rPr>
            </w:pPr>
            <w:r w:rsidRPr="00040D4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  <w:lang w:val="es-MX" w:eastAsia="es-MX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4247BB4" w14:textId="77777777" w:rsidR="00E0304B" w:rsidRPr="00040D49" w:rsidRDefault="00E0304B" w:rsidP="0064053A">
            <w:pPr>
              <w:jc w:val="left"/>
              <w:rPr>
                <w:rFonts w:ascii="Times New Roman" w:eastAsia="Times New Roman" w:hAnsi="Times New Roman" w:cs="Times New Roman"/>
                <w:szCs w:val="20"/>
                <w:lang w:val="es-MX" w:eastAsia="es-MX"/>
              </w:rPr>
            </w:pPr>
          </w:p>
        </w:tc>
      </w:tr>
    </w:tbl>
    <w:p w14:paraId="382D9C36" w14:textId="77777777" w:rsidR="00C76E57" w:rsidRDefault="00C76E57" w:rsidP="00C76E57">
      <w:pPr>
        <w:tabs>
          <w:tab w:val="left" w:pos="4750"/>
        </w:tabs>
        <w:ind w:left="360"/>
        <w:rPr>
          <w:rFonts w:cs="Arial"/>
          <w:color w:val="2F5597"/>
          <w:szCs w:val="20"/>
          <w:lang w:val="es-MX"/>
        </w:rPr>
      </w:pPr>
    </w:p>
    <w:p w14:paraId="48CEA4CD" w14:textId="77777777" w:rsidR="00C76E57" w:rsidRDefault="00C76E57" w:rsidP="00C76E57">
      <w:pPr>
        <w:tabs>
          <w:tab w:val="left" w:pos="4750"/>
        </w:tabs>
        <w:ind w:left="360"/>
        <w:rPr>
          <w:rFonts w:cs="Arial"/>
          <w:color w:val="2F5597"/>
          <w:szCs w:val="20"/>
          <w:lang w:val="es-MX"/>
        </w:rPr>
      </w:pPr>
    </w:p>
    <w:p w14:paraId="3A951681" w14:textId="77777777" w:rsidR="00C76E57" w:rsidRPr="00AB6FF4" w:rsidRDefault="00C76E57" w:rsidP="00C76E57">
      <w:pPr>
        <w:pStyle w:val="Note"/>
      </w:pPr>
      <w:r>
        <w:t>R</w:t>
      </w:r>
      <w:r w:rsidRPr="00AB6FF4">
        <w:t xml:space="preserve">eplace the </w:t>
      </w:r>
      <w:r w:rsidRPr="005409EC">
        <w:rPr>
          <w:b/>
          <w:bCs/>
          <w:color w:val="2F5597"/>
          <w:lang w:val="en-US"/>
        </w:rPr>
        <w:t xml:space="preserve">Y </w:t>
      </w:r>
      <w:r w:rsidRPr="00AB6FF4">
        <w:t xml:space="preserve">values with the correct number of </w:t>
      </w:r>
      <w:r w:rsidRPr="005409EC">
        <w:rPr>
          <w:b/>
          <w:bCs/>
          <w:color w:val="2F5597"/>
          <w:lang w:val="en-US"/>
        </w:rPr>
        <w:t xml:space="preserve">CRQ </w:t>
      </w:r>
      <w:r w:rsidRPr="00AB6FF4">
        <w:t>that we have related to the activity in CRQ</w:t>
      </w:r>
    </w:p>
    <w:p w14:paraId="048D1807" w14:textId="77777777" w:rsidR="00C76E57" w:rsidRDefault="00C76E57" w:rsidP="00C76E57">
      <w:pPr>
        <w:pStyle w:val="ListParagraph"/>
        <w:numPr>
          <w:ilvl w:val="0"/>
          <w:numId w:val="0"/>
        </w:numPr>
        <w:ind w:left="720"/>
        <w:rPr>
          <w:color w:val="000000" w:themeColor="text1"/>
          <w:lang w:val="en-GB"/>
        </w:rPr>
      </w:pPr>
    </w:p>
    <w:p w14:paraId="33DF6AC2" w14:textId="77777777" w:rsidR="00C76E57" w:rsidRDefault="00C76E57" w:rsidP="00C76E57">
      <w:pPr>
        <w:pStyle w:val="ListParagraph"/>
        <w:numPr>
          <w:ilvl w:val="0"/>
          <w:numId w:val="44"/>
        </w:numPr>
        <w:rPr>
          <w:color w:val="000000" w:themeColor="text1"/>
          <w:lang w:val="en-GB"/>
        </w:rPr>
      </w:pPr>
      <w:r w:rsidRPr="005F4D6A">
        <w:rPr>
          <w:color w:val="000000" w:themeColor="text1"/>
          <w:lang w:val="en-GB"/>
        </w:rPr>
        <w:t>Once approved, proceed with the next step.</w:t>
      </w:r>
    </w:p>
    <w:p w14:paraId="1D0F6062" w14:textId="77777777" w:rsidR="00C76E57" w:rsidRDefault="00C76E57" w:rsidP="00C76E57">
      <w:pPr>
        <w:rPr>
          <w:color w:val="000000" w:themeColor="text1"/>
          <w:lang w:val="en-GB"/>
        </w:rPr>
      </w:pPr>
    </w:p>
    <w:p w14:paraId="71F14326" w14:textId="77777777" w:rsidR="00C76E57" w:rsidRDefault="00C76E57" w:rsidP="00C76E57">
      <w:pPr>
        <w:pStyle w:val="Caution"/>
        <w:rPr>
          <w:lang w:val="en-GB"/>
        </w:rPr>
      </w:pPr>
      <w:r w:rsidRPr="009D1829">
        <w:rPr>
          <w:lang w:val="en-GB"/>
        </w:rPr>
        <w:t>In case they do not pass, it is scaled with the support of the AT</w:t>
      </w:r>
      <w:r>
        <w:rPr>
          <w:lang w:val="en-GB"/>
        </w:rPr>
        <w:t>&amp;</w:t>
      </w:r>
      <w:r w:rsidRPr="009D1829">
        <w:rPr>
          <w:lang w:val="en-GB"/>
        </w:rPr>
        <w:t xml:space="preserve">T engineering team to get support from </w:t>
      </w:r>
      <w:r>
        <w:rPr>
          <w:lang w:val="en-GB"/>
        </w:rPr>
        <w:t>NOC</w:t>
      </w:r>
      <w:r w:rsidRPr="009D1829">
        <w:rPr>
          <w:lang w:val="en-GB"/>
        </w:rPr>
        <w:t xml:space="preserve"> with its approva</w:t>
      </w:r>
      <w:r>
        <w:rPr>
          <w:lang w:val="en-GB"/>
        </w:rPr>
        <w:t>l or checks</w:t>
      </w:r>
      <w:r w:rsidRPr="009D1829">
        <w:rPr>
          <w:lang w:val="en-GB"/>
        </w:rPr>
        <w:t>.</w:t>
      </w:r>
    </w:p>
    <w:p w14:paraId="6F0175D9" w14:textId="59B94CC8" w:rsidR="001324A9" w:rsidRPr="00B474A9" w:rsidRDefault="001324A9" w:rsidP="001324A9">
      <w:pPr>
        <w:pStyle w:val="Heading2"/>
        <w:rPr>
          <w:lang w:val="en-GB"/>
        </w:rPr>
      </w:pPr>
      <w:bookmarkStart w:id="46" w:name="_Toc67658133"/>
      <w:r w:rsidRPr="00B474A9">
        <w:rPr>
          <w:lang w:val="en-GB"/>
        </w:rPr>
        <w:t xml:space="preserve">Remote Access Verification on </w:t>
      </w:r>
      <w:r w:rsidR="00BA1F0D" w:rsidRPr="00326C4E">
        <w:rPr>
          <w:b w:val="0"/>
          <w:lang w:val="en-GB"/>
        </w:rPr>
        <w:fldChar w:fldCharType="begin"/>
      </w:r>
      <w:r w:rsidR="00BA1F0D" w:rsidRPr="00326C4E">
        <w:rPr>
          <w:lang w:val="en-GB"/>
        </w:rPr>
        <w:instrText xml:space="preserve"> MERGEFIELD DEVICE </w:instrText>
      </w:r>
      <w:r w:rsidR="00BA1F0D" w:rsidRPr="00326C4E">
        <w:rPr>
          <w:b w:val="0"/>
          <w:lang w:val="en-GB"/>
        </w:rPr>
        <w:fldChar w:fldCharType="separate"/>
      </w:r>
      <w:r w:rsidR="00BA1F0D" w:rsidRPr="00326C4E">
        <w:t>Error! MergeField was not found in header record of data source.</w:t>
      </w:r>
      <w:bookmarkEnd w:id="46"/>
      <w:r w:rsidR="00BA1F0D" w:rsidRPr="00326C4E">
        <w:rPr>
          <w:b w:val="0"/>
          <w:lang w:val="en-GB"/>
        </w:rPr>
        <w:fldChar w:fldCharType="end"/>
      </w:r>
    </w:p>
    <w:p w14:paraId="26130A28" w14:textId="331E35A4" w:rsidR="001324A9" w:rsidRDefault="001324A9" w:rsidP="001324A9">
      <w:pPr>
        <w:pStyle w:val="ListParagraph"/>
        <w:numPr>
          <w:ilvl w:val="0"/>
          <w:numId w:val="44"/>
        </w:numPr>
        <w:rPr>
          <w:color w:val="000000" w:themeColor="text1"/>
          <w:lang w:val="en-GB"/>
        </w:rPr>
      </w:pPr>
      <w:r w:rsidRPr="00C9660A">
        <w:rPr>
          <w:color w:val="000000" w:themeColor="text1"/>
          <w:lang w:val="en-GB"/>
        </w:rPr>
        <w:t xml:space="preserve">Perform an SSH connection to the </w:t>
      </w:r>
      <w:r>
        <w:rPr>
          <w:color w:val="000000" w:themeColor="text1"/>
          <w:lang w:val="en-GB"/>
        </w:rPr>
        <w:t xml:space="preserve">NCS560 </w:t>
      </w:r>
      <w:r w:rsidRPr="001324A9">
        <w:rPr>
          <w:b/>
          <w:lang w:val="en-GB"/>
        </w:rPr>
        <w:fldChar w:fldCharType="begin"/>
      </w:r>
      <w:r w:rsidRPr="001324A9">
        <w:rPr>
          <w:b/>
          <w:lang w:val="en-GB"/>
        </w:rPr>
        <w:instrText xml:space="preserve"> MERGEFIELD HOSTNAME </w:instrText>
      </w:r>
      <w:r w:rsidRPr="001324A9">
        <w:rPr>
          <w:b/>
          <w:lang w:val="en-GB"/>
        </w:rPr>
        <w:fldChar w:fldCharType="separate"/>
      </w:r>
      <w:r w:rsidR="003637F4">
        <w:rPr>
          <w:bCs/>
          <w:noProof/>
        </w:rPr>
        <w:t>Error! MergeField was not found in header record of data source.</w:t>
      </w:r>
      <w:r w:rsidRPr="001324A9">
        <w:rPr>
          <w:b/>
          <w:lang w:val="en-GB"/>
        </w:rPr>
        <w:fldChar w:fldCharType="end"/>
      </w:r>
      <w:r w:rsidRPr="00C9660A">
        <w:rPr>
          <w:color w:val="000000" w:themeColor="text1"/>
          <w:lang w:val="en-GB"/>
        </w:rPr>
        <w:t xml:space="preserve"> Management IP Address</w:t>
      </w:r>
      <w:r>
        <w:rPr>
          <w:color w:val="000000" w:themeColor="text1"/>
          <w:lang w:val="en-GB"/>
        </w:rPr>
        <w:t xml:space="preserve"> </w:t>
      </w:r>
      <w:r>
        <w:rPr>
          <w:b/>
          <w:lang w:val="en-GB"/>
        </w:rPr>
        <w:fldChar w:fldCharType="begin"/>
      </w:r>
      <w:r>
        <w:rPr>
          <w:b/>
          <w:lang w:val="en-GB"/>
        </w:rPr>
        <w:instrText xml:space="preserve"> MERGEFIELD LOOPBACK_MANAGEMENT </w:instrText>
      </w:r>
      <w:r>
        <w:rPr>
          <w:b/>
          <w:lang w:val="en-GB"/>
        </w:rPr>
        <w:fldChar w:fldCharType="separate"/>
      </w:r>
      <w:r w:rsidR="003637F4">
        <w:rPr>
          <w:bCs/>
          <w:noProof/>
        </w:rPr>
        <w:t>Error! MergeField was not found in header record of data source.</w:t>
      </w:r>
      <w:r>
        <w:rPr>
          <w:b/>
          <w:lang w:val="en-GB"/>
        </w:rPr>
        <w:fldChar w:fldCharType="end"/>
      </w:r>
      <w:r>
        <w:rPr>
          <w:color w:val="000000" w:themeColor="text1"/>
          <w:lang w:val="en-GB"/>
        </w:rPr>
        <w:t>.</w:t>
      </w:r>
    </w:p>
    <w:p w14:paraId="437971FA" w14:textId="77777777" w:rsidR="001324A9" w:rsidRPr="00C9660A" w:rsidRDefault="001324A9" w:rsidP="001324A9">
      <w:pPr>
        <w:pStyle w:val="ListParagraph"/>
        <w:numPr>
          <w:ilvl w:val="0"/>
          <w:numId w:val="0"/>
        </w:numPr>
        <w:ind w:left="720"/>
        <w:rPr>
          <w:color w:val="000000" w:themeColor="text1"/>
          <w:lang w:val="en-GB"/>
        </w:rPr>
      </w:pPr>
    </w:p>
    <w:p w14:paraId="4C8ACFCF" w14:textId="107B0E12" w:rsidR="00BD7313" w:rsidRDefault="00F72B9F" w:rsidP="00B325AB">
      <w:pPr>
        <w:pStyle w:val="Heading2"/>
        <w:rPr>
          <w:lang w:val="en-GB"/>
        </w:rPr>
      </w:pPr>
      <w:bookmarkStart w:id="47" w:name="_Toc67658134"/>
      <w:r w:rsidRPr="00F72B9F">
        <w:rPr>
          <w:lang w:val="en-GB"/>
        </w:rPr>
        <w:t xml:space="preserve">Verifying </w:t>
      </w:r>
      <w:bookmarkStart w:id="48" w:name="_Hlk65166989"/>
      <w:r w:rsidR="000004D2" w:rsidRPr="00284C08">
        <w:rPr>
          <w:lang w:val="en-GB"/>
        </w:rPr>
        <w:fldChar w:fldCharType="begin"/>
      </w:r>
      <w:r w:rsidR="000004D2" w:rsidRPr="00284C08">
        <w:rPr>
          <w:lang w:val="en-GB"/>
        </w:rPr>
        <w:instrText xml:space="preserve"> MERGEFIELD </w:instrText>
      </w:r>
      <w:r w:rsidR="0024064F" w:rsidRPr="00284C08">
        <w:rPr>
          <w:lang w:val="en-GB"/>
        </w:rPr>
        <w:instrText>HOSTNAME</w:instrText>
      </w:r>
      <w:r w:rsidR="000004D2" w:rsidRPr="00284C08">
        <w:rPr>
          <w:lang w:val="en-GB"/>
        </w:rPr>
        <w:instrText xml:space="preserve"> </w:instrText>
      </w:r>
      <w:r w:rsidR="000004D2" w:rsidRPr="00284C08">
        <w:rPr>
          <w:lang w:val="en-GB"/>
        </w:rPr>
        <w:fldChar w:fldCharType="separate"/>
      </w:r>
      <w:r w:rsidR="003637F4" w:rsidRPr="00284C08">
        <w:rPr>
          <w:b w:val="0"/>
          <w:bCs w:val="0"/>
          <w:noProof/>
        </w:rPr>
        <w:t>Error! MergeField was not found in header record of data source.</w:t>
      </w:r>
      <w:r w:rsidR="000004D2" w:rsidRPr="00284C08">
        <w:rPr>
          <w:lang w:val="en-GB"/>
        </w:rPr>
        <w:fldChar w:fldCharType="end"/>
      </w:r>
      <w:bookmarkEnd w:id="48"/>
      <w:r w:rsidR="000004D2">
        <w:rPr>
          <w:lang w:val="en-GB"/>
        </w:rPr>
        <w:t xml:space="preserve"> </w:t>
      </w:r>
      <w:r w:rsidR="001E6D30">
        <w:rPr>
          <w:lang w:val="en-GB"/>
        </w:rPr>
        <w:t>device state</w:t>
      </w:r>
      <w:bookmarkEnd w:id="47"/>
    </w:p>
    <w:p w14:paraId="045310EB" w14:textId="1817D908" w:rsidR="007973C7" w:rsidRDefault="00DD524A" w:rsidP="0024064F">
      <w:pPr>
        <w:pStyle w:val="Normal-6ptspacing"/>
      </w:pPr>
      <w:r>
        <w:t xml:space="preserve">Connect to </w:t>
      </w:r>
      <w:r>
        <w:fldChar w:fldCharType="begin"/>
      </w:r>
      <w:r>
        <w:instrText xml:space="preserve"> MERGEFIELD LOOPBACK_MANAGEMENT </w:instrText>
      </w:r>
      <w:r>
        <w:fldChar w:fldCharType="separate"/>
      </w:r>
      <w:r w:rsidR="003637F4">
        <w:rPr>
          <w:b/>
          <w:bCs/>
          <w:noProof/>
        </w:rPr>
        <w:t>Error! MergeField was not found in header record of data source.</w:t>
      </w:r>
      <w:r>
        <w:fldChar w:fldCharType="end"/>
      </w:r>
      <w:r>
        <w:t xml:space="preserve"> and e</w:t>
      </w:r>
      <w:r w:rsidR="0024064F">
        <w:t>xecute following commands</w:t>
      </w:r>
      <w:r>
        <w:t>, r</w:t>
      </w:r>
      <w:r w:rsidR="0024064F">
        <w:t>ecord the output</w:t>
      </w:r>
      <w:r>
        <w:t xml:space="preserve"> and save the</w:t>
      </w:r>
      <w:r w:rsidR="0024064F">
        <w:t xml:space="preserve"> output </w:t>
      </w:r>
      <w:r>
        <w:t xml:space="preserve">in a file. This file will </w:t>
      </w:r>
      <w:r w:rsidR="0024064F">
        <w:t>be shared after the maintenance window activity</w:t>
      </w:r>
      <w:r w:rsidR="004E2A88">
        <w:t xml:space="preserve"> with team members and customer.</w:t>
      </w:r>
    </w:p>
    <w:p w14:paraId="01BCBD40" w14:textId="77777777" w:rsidR="00192995" w:rsidRDefault="00192995" w:rsidP="00192995">
      <w:pPr>
        <w:ind w:left="360" w:hanging="360"/>
        <w:rPr>
          <w:bCs/>
        </w:rPr>
      </w:pPr>
    </w:p>
    <w:p w14:paraId="27CDF66D" w14:textId="3390C0A0" w:rsidR="00BA1F0D" w:rsidRPr="007F7E43" w:rsidRDefault="00BA1F0D" w:rsidP="00BA1F0D">
      <w:pPr>
        <w:pStyle w:val="Code"/>
      </w:pPr>
      <w:r w:rsidRPr="007F7E43">
        <w:rPr>
          <w:b/>
          <w:lang w:val="en-GB"/>
        </w:rPr>
        <w:fldChar w:fldCharType="begin"/>
      </w:r>
      <w:r w:rsidRPr="007F7E43">
        <w:rPr>
          <w:b/>
          <w:lang w:val="en-GB"/>
        </w:rPr>
        <w:instrText xml:space="preserve"> MERGEFIELD HOSTNAME </w:instrText>
      </w:r>
      <w:r w:rsidRPr="007F7E43">
        <w:rPr>
          <w:b/>
          <w:lang w:val="en-GB"/>
        </w:rPr>
        <w:fldChar w:fldCharType="separate"/>
      </w:r>
      <w:r w:rsidRPr="007F7E43">
        <w:rPr>
          <w:bCs/>
        </w:rPr>
        <w:t>Error! MergeField was not found in header record of data source.</w:t>
      </w:r>
      <w:r w:rsidRPr="007F7E43">
        <w:rPr>
          <w:b/>
          <w:lang w:val="en-GB"/>
        </w:rPr>
        <w:fldChar w:fldCharType="end"/>
      </w:r>
      <w:r w:rsidRPr="007F7E43">
        <w:t>#</w:t>
      </w:r>
    </w:p>
    <w:p w14:paraId="23737503" w14:textId="77777777" w:rsidR="00BA1F0D" w:rsidRPr="007F7E43" w:rsidRDefault="00BA1F0D" w:rsidP="00BA1F0D">
      <w:pPr>
        <w:pStyle w:val="Code"/>
      </w:pPr>
      <w:r w:rsidRPr="007F7E43">
        <w:t>!</w:t>
      </w:r>
    </w:p>
    <w:p w14:paraId="1F5CBD86" w14:textId="15564A49" w:rsidR="00BA1F0D" w:rsidRPr="007F7E43" w:rsidRDefault="00BA1F0D" w:rsidP="00C706A8">
      <w:pPr>
        <w:pStyle w:val="Code"/>
        <w:jc w:val="left"/>
      </w:pPr>
      <w:r w:rsidRPr="007F7E43">
        <w:rPr>
          <w:b/>
          <w:lang w:val="en-GB"/>
        </w:rPr>
        <w:fldChar w:fldCharType="begin"/>
      </w:r>
      <w:r w:rsidRPr="007F7E43">
        <w:rPr>
          <w:b/>
          <w:lang w:val="en-GB"/>
        </w:rPr>
        <w:instrText xml:space="preserve"> MERGEFIELD </w:instrText>
      </w:r>
      <w:r w:rsidR="0064053A" w:rsidRPr="0064053A">
        <w:rPr>
          <w:b/>
          <w:lang w:val="en-GB"/>
        </w:rPr>
        <w:instrText>PREMW_CODE</w:instrText>
      </w:r>
      <w:r w:rsidRPr="007F7E43">
        <w:rPr>
          <w:b/>
          <w:lang w:val="en-GB"/>
        </w:rPr>
        <w:instrText xml:space="preserve"> </w:instrText>
      </w:r>
      <w:r w:rsidRPr="007F7E43">
        <w:rPr>
          <w:b/>
          <w:lang w:val="en-GB"/>
        </w:rPr>
        <w:fldChar w:fldCharType="separate"/>
      </w:r>
      <w:r w:rsidRPr="007F7E43">
        <w:rPr>
          <w:bCs/>
        </w:rPr>
        <w:t>Error! MergeField was not found in header record of data source.</w:t>
      </w:r>
      <w:r w:rsidRPr="007F7E43">
        <w:rPr>
          <w:b/>
          <w:lang w:val="en-GB"/>
        </w:rPr>
        <w:fldChar w:fldCharType="end"/>
      </w:r>
    </w:p>
    <w:p w14:paraId="2DB4B12B" w14:textId="3F2B1B05" w:rsidR="001E6D30" w:rsidRDefault="001E6D30" w:rsidP="001E6D30"/>
    <w:p w14:paraId="73B86475" w14:textId="09FAC678" w:rsidR="001E6D30" w:rsidRDefault="004E2A88" w:rsidP="004E2A88">
      <w:pPr>
        <w:pStyle w:val="Timesaver"/>
      </w:pPr>
      <w:r>
        <w:t>If a minor alarm shows up in the verification and you are sure it doesn’t impact the activity, inform about it during the start of the activity email.</w:t>
      </w:r>
    </w:p>
    <w:p w14:paraId="1DB72624" w14:textId="77777777" w:rsidR="004E2A88" w:rsidRDefault="004E2A88" w:rsidP="001E6D30"/>
    <w:p w14:paraId="5E5B0EF8" w14:textId="64E1945A" w:rsidR="001E6D30" w:rsidRDefault="001E6D30" w:rsidP="001E6D30">
      <w:pPr>
        <w:pStyle w:val="Caution"/>
      </w:pPr>
      <w:r>
        <w:t xml:space="preserve">If </w:t>
      </w:r>
      <w:r w:rsidR="0009076F">
        <w:t>device shows a</w:t>
      </w:r>
      <w:r w:rsidR="004E2A88">
        <w:t xml:space="preserve"> major</w:t>
      </w:r>
      <w:r w:rsidR="0009076F">
        <w:t xml:space="preserve"> alarm </w:t>
      </w:r>
      <w:r w:rsidR="004E2A88">
        <w:t xml:space="preserve">that could impact the activity </w:t>
      </w:r>
      <w:r w:rsidR="0009076F">
        <w:t>or a verification fails</w:t>
      </w:r>
      <w:r>
        <w:t>, the MW should be rescheduled to a later date. Executing this may impact service</w:t>
      </w:r>
      <w:r w:rsidR="0009076F">
        <w:t>s</w:t>
      </w:r>
      <w:r>
        <w:t xml:space="preserve"> or high availability.</w:t>
      </w:r>
    </w:p>
    <w:p w14:paraId="3D052D1E" w14:textId="77777777" w:rsidR="004E2A88" w:rsidRPr="004E2A88" w:rsidRDefault="004E2A88" w:rsidP="004E2A88"/>
    <w:p w14:paraId="1B28F1B7" w14:textId="77777777" w:rsidR="00603354" w:rsidRDefault="00603354">
      <w:pPr>
        <w:spacing w:after="200" w:line="276" w:lineRule="auto"/>
        <w:jc w:val="left"/>
        <w:rPr>
          <w:rFonts w:eastAsiaTheme="majorEastAsia" w:cstheme="majorBidi"/>
          <w:b/>
          <w:bCs/>
          <w:color w:val="365F91" w:themeColor="accent1" w:themeShade="BF"/>
          <w:sz w:val="32"/>
          <w:szCs w:val="26"/>
        </w:rPr>
      </w:pPr>
      <w:r>
        <w:br w:type="page"/>
      </w:r>
    </w:p>
    <w:p w14:paraId="001B2B5F" w14:textId="3523E2CC" w:rsidR="00D65C37" w:rsidRDefault="00D65C37" w:rsidP="00D65C37">
      <w:pPr>
        <w:pStyle w:val="Heading1"/>
      </w:pPr>
      <w:bookmarkStart w:id="49" w:name="_Toc67658135"/>
      <w:bookmarkStart w:id="50" w:name="_Hlk71500051"/>
      <w:r>
        <w:lastRenderedPageBreak/>
        <w:t>Maintenance window activities</w:t>
      </w:r>
    </w:p>
    <w:p w14:paraId="73F603B4" w14:textId="1EA6CD35" w:rsidR="00556D00" w:rsidRDefault="001E6D30" w:rsidP="00B325AB">
      <w:pPr>
        <w:pStyle w:val="Heading2"/>
      </w:pPr>
      <w:r>
        <w:t>Migration port mapping</w:t>
      </w:r>
      <w:bookmarkEnd w:id="49"/>
    </w:p>
    <w:p w14:paraId="4C2B8260" w14:textId="5974FCF3" w:rsidR="001E6D30" w:rsidRDefault="001E6D30" w:rsidP="001E6D30">
      <w:r>
        <w:t>The following port mapping and scripts names are listed in the following table.</w:t>
      </w:r>
    </w:p>
    <w:p w14:paraId="339BBEAE" w14:textId="78EEF346" w:rsidR="001E6D30" w:rsidRDefault="001E6D30" w:rsidP="001E6D30"/>
    <w:p w14:paraId="03231216" w14:textId="6C30A938" w:rsidR="00AE351E" w:rsidRDefault="00AE351E" w:rsidP="00AE351E">
      <w:pPr>
        <w:pStyle w:val="Caption"/>
      </w:pPr>
      <w:bookmarkStart w:id="51" w:name="_Ref2875489"/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3637F4">
        <w:rPr>
          <w:noProof/>
        </w:rPr>
        <w:t>4</w:t>
      </w:r>
      <w:r>
        <w:rPr>
          <w:noProof/>
        </w:rPr>
        <w:fldChar w:fldCharType="end"/>
      </w:r>
      <w:r>
        <w:t xml:space="preserve"> – Port mapping and scripts</w:t>
      </w:r>
      <w:bookmarkEnd w:id="51"/>
    </w:p>
    <w:p w14:paraId="01F7AB03" w14:textId="77777777" w:rsidR="001E6D30" w:rsidRDefault="001E6D30" w:rsidP="001E6D30"/>
    <w:tbl>
      <w:tblPr>
        <w:tblW w:w="91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2986"/>
        <w:gridCol w:w="1692"/>
        <w:gridCol w:w="2601"/>
      </w:tblGrid>
      <w:tr w:rsidR="001E6D30" w:rsidRPr="006D7AFF" w14:paraId="7F5C315E" w14:textId="77777777" w:rsidTr="00387A80">
        <w:trPr>
          <w:trHeight w:val="315"/>
          <w:jc w:val="center"/>
        </w:trPr>
        <w:tc>
          <w:tcPr>
            <w:tcW w:w="18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14:paraId="40F90DA8" w14:textId="37FC2C55" w:rsidR="001E6D30" w:rsidRPr="006D7AFF" w:rsidRDefault="001E6D30" w:rsidP="001E6D3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MX"/>
              </w:rPr>
            </w:pPr>
            <w:bookmarkStart w:id="52" w:name="_Hlk34906196"/>
            <w:proofErr w:type="gramStart"/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Interface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 xml:space="preserve"> </w:t>
            </w:r>
            <w:r w:rsidRPr="006D7AFF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CX</w:t>
            </w:r>
          </w:p>
        </w:tc>
        <w:tc>
          <w:tcPr>
            <w:tcW w:w="2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14:paraId="2D8DCB1C" w14:textId="13D47923" w:rsidR="001E6D30" w:rsidRPr="006D7AFF" w:rsidRDefault="008B067C" w:rsidP="001E6D3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Service</w:t>
            </w:r>
            <w:proofErr w:type="spellEnd"/>
            <w:r w:rsidR="0009076F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 xml:space="preserve"> </w:t>
            </w:r>
            <w:proofErr w:type="spellStart"/>
            <w:r w:rsidR="0009076F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Description</w:t>
            </w:r>
            <w:proofErr w:type="spellEnd"/>
          </w:p>
        </w:tc>
        <w:tc>
          <w:tcPr>
            <w:tcW w:w="16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14:paraId="33B5CC49" w14:textId="4B179421" w:rsidR="001E6D30" w:rsidRPr="006D7AFF" w:rsidRDefault="001E6D30" w:rsidP="001E6D3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MX"/>
              </w:rPr>
            </w:pPr>
            <w:r w:rsidRPr="00AC5C7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_tradnl"/>
              </w:rPr>
              <w:t>Interface</w:t>
            </w:r>
            <w:r w:rsidR="0009076F" w:rsidRPr="00AC5C7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_tradnl"/>
              </w:rPr>
              <w:t xml:space="preserve"> </w:t>
            </w:r>
            <w:r w:rsidR="00400B82" w:rsidRPr="00400B82">
              <w:rPr>
                <w:b/>
                <w:color w:val="FFFFFF" w:themeColor="background1"/>
                <w:lang w:val="en-GB"/>
              </w:rPr>
              <w:fldChar w:fldCharType="begin"/>
            </w:r>
            <w:r w:rsidR="00400B82" w:rsidRPr="00400B82">
              <w:rPr>
                <w:b/>
                <w:color w:val="FFFFFF" w:themeColor="background1"/>
                <w:lang w:val="en-GB"/>
              </w:rPr>
              <w:instrText xml:space="preserve"> MERGEFIELD DEVICE </w:instrText>
            </w:r>
            <w:r w:rsidR="00400B82" w:rsidRPr="00400B82">
              <w:rPr>
                <w:b/>
                <w:color w:val="FFFFFF" w:themeColor="background1"/>
                <w:lang w:val="en-GB"/>
              </w:rPr>
              <w:fldChar w:fldCharType="separate"/>
            </w:r>
            <w:r w:rsidR="00400B82" w:rsidRPr="00400B82">
              <w:rPr>
                <w:bCs/>
                <w:color w:val="FFFFFF" w:themeColor="background1"/>
              </w:rPr>
              <w:t>Error! MergeField was not found in header record of data source.</w:t>
            </w:r>
            <w:r w:rsidR="00400B82" w:rsidRPr="00400B82">
              <w:rPr>
                <w:b/>
                <w:color w:val="FFFFFF" w:themeColor="background1"/>
                <w:lang w:val="en-GB"/>
              </w:rPr>
              <w:fldChar w:fldCharType="end"/>
            </w:r>
            <w:r w:rsidR="00400B82" w:rsidRPr="00400B82">
              <w:rPr>
                <w:b/>
                <w:color w:val="FFFFFF" w:themeColor="background1"/>
                <w:lang w:val="en-GB"/>
              </w:rPr>
              <w:t xml:space="preserve"> </w:t>
            </w:r>
            <w:r w:rsidR="0009076F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Cisco</w:t>
            </w:r>
          </w:p>
        </w:tc>
        <w:tc>
          <w:tcPr>
            <w:tcW w:w="26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</w:tcPr>
          <w:p w14:paraId="606AE190" w14:textId="02C378CA" w:rsidR="001E6D30" w:rsidRDefault="001E6D30" w:rsidP="001E6D3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 xml:space="preserve">Script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name</w:t>
            </w:r>
            <w:proofErr w:type="spellEnd"/>
          </w:p>
        </w:tc>
      </w:tr>
      <w:tr w:rsidR="001E6D30" w:rsidRPr="00C641BE" w14:paraId="2D568D8D" w14:textId="77777777" w:rsidTr="00576C1A">
        <w:trPr>
          <w:trHeight w:val="315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DEDE1C" w14:textId="1AC5723F" w:rsidR="001E6D30" w:rsidRPr="009321D1" w:rsidRDefault="0009076F" w:rsidP="001E6D30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fldChar w:fldCharType="begin"/>
            </w: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 xml:space="preserve"> MERGEFIELD</w:instrText>
            </w:r>
            <w:r w:rsidR="00151ED9"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 xml:space="preserve"> ORIGIN_INTERFACE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 xml:space="preserve">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MX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fldChar w:fldCharType="end"/>
            </w: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FB8E7F" w14:textId="23BC8958" w:rsidR="001E6D30" w:rsidRPr="009321D1" w:rsidRDefault="0009076F" w:rsidP="001E6D30">
            <w:pP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fldChar w:fldCharType="begin"/>
            </w: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instrText xml:space="preserve"> MERGEFIELD DESCRIPTION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MX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fldChar w:fldCharType="end"/>
            </w:r>
          </w:p>
        </w:tc>
        <w:tc>
          <w:tcPr>
            <w:tcW w:w="1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B966C10" w14:textId="12EDC020" w:rsidR="001E6D30" w:rsidRPr="00145BBE" w:rsidRDefault="0009076F" w:rsidP="001E6D30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MX"/>
              </w:rPr>
              <w:fldChar w:fldCharType="begin"/>
            </w:r>
            <w:r w:rsidRPr="00145BBE"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 xml:space="preserve"> MERGEFIELD </w:instrText>
            </w:r>
            <w:r w:rsidR="00151ED9" w:rsidRPr="00145BBE"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>INTERFACE</w:instrText>
            </w:r>
            <w:r w:rsidRPr="00145BBE"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 xml:space="preserve">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MX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MX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MX"/>
              </w:rPr>
              <w:fldChar w:fldCharType="end"/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4BC780E" w14:textId="01E66F51" w:rsidR="001E6D30" w:rsidRPr="00145BBE" w:rsidRDefault="0009076F" w:rsidP="001E6D30">
            <w:pPr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ES_tradnl"/>
              </w:rPr>
              <w:fldChar w:fldCharType="begin"/>
            </w:r>
            <w:r w:rsidRPr="00145BBE"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  <w:instrText xml:space="preserve"> MERGEFIELD </w:instrText>
            </w:r>
            <w:r w:rsidR="00C706A8" w:rsidRPr="00C706A8"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  <w:instrText>SCRIPT_NAME</w:instrText>
            </w:r>
            <w:r w:rsidR="00C706A8"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  <w:instrText xml:space="preserve">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ES_tradnl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ES_tradnl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ES_tradnl"/>
              </w:rPr>
              <w:fldChar w:fldCharType="end"/>
            </w:r>
          </w:p>
        </w:tc>
      </w:tr>
      <w:tr w:rsidR="005F09C1" w:rsidRPr="006D7AFF" w14:paraId="3D3639BE" w14:textId="77777777" w:rsidTr="00387A80">
        <w:trPr>
          <w:trHeight w:val="315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18A2A7" w14:textId="018D5FB8" w:rsidR="005F09C1" w:rsidRDefault="005F09C1" w:rsidP="005F09C1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12494AB" w14:textId="4573ABAA" w:rsidR="005F09C1" w:rsidRDefault="005F09C1" w:rsidP="005F09C1">
            <w:pP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</w:pPr>
          </w:p>
        </w:tc>
        <w:tc>
          <w:tcPr>
            <w:tcW w:w="1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3684035" w14:textId="068F6072" w:rsidR="005F09C1" w:rsidRPr="00145BBE" w:rsidRDefault="005F09C1" w:rsidP="005F09C1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1741428" w14:textId="5B632BAD" w:rsidR="005F09C1" w:rsidRPr="00145BBE" w:rsidRDefault="005F09C1" w:rsidP="005F09C1">
            <w:pPr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</w:pPr>
          </w:p>
        </w:tc>
      </w:tr>
      <w:bookmarkEnd w:id="52"/>
    </w:tbl>
    <w:p w14:paraId="6D7F14F7" w14:textId="3F54326E" w:rsidR="001E6D30" w:rsidRPr="00145BBE" w:rsidRDefault="001E6D30" w:rsidP="001E6D30"/>
    <w:p w14:paraId="206914E0" w14:textId="4843CB48" w:rsidR="001E6D30" w:rsidRDefault="00AE351E" w:rsidP="00AE351E">
      <w:pPr>
        <w:pStyle w:val="Heading2"/>
      </w:pPr>
      <w:bookmarkStart w:id="53" w:name="_Toc67658136"/>
      <w:r>
        <w:t>Migration procedure</w:t>
      </w:r>
      <w:bookmarkEnd w:id="53"/>
    </w:p>
    <w:p w14:paraId="5C83C91D" w14:textId="77777777" w:rsidR="008B067C" w:rsidRDefault="008B067C" w:rsidP="008B067C">
      <w:pPr>
        <w:pStyle w:val="Tip"/>
      </w:pPr>
      <w:r>
        <w:t>Log all terminal inputs and outputs using terminal emulator log feature. This can help in case an unexpected event occurs during the execution.</w:t>
      </w:r>
    </w:p>
    <w:p w14:paraId="58C6C516" w14:textId="77777777" w:rsidR="008B067C" w:rsidRDefault="008B067C" w:rsidP="001E6D30"/>
    <w:p w14:paraId="37BA3930" w14:textId="2F49D8FC" w:rsidR="001E6D30" w:rsidRDefault="00AE351E" w:rsidP="001E6D30">
      <w:r>
        <w:t xml:space="preserve">Execute the following steps for each port </w:t>
      </w:r>
      <w:r w:rsidR="00AE6A81">
        <w:t>listed</w:t>
      </w:r>
      <w:r>
        <w:t xml:space="preserve"> in the </w:t>
      </w:r>
      <w:r>
        <w:fldChar w:fldCharType="begin"/>
      </w:r>
      <w:r>
        <w:instrText xml:space="preserve"> REF _Ref2875489 \h </w:instrText>
      </w:r>
      <w:r>
        <w:fldChar w:fldCharType="separate"/>
      </w:r>
      <w:r w:rsidR="003637F4">
        <w:t xml:space="preserve">Table </w:t>
      </w:r>
      <w:r w:rsidR="003637F4">
        <w:rPr>
          <w:noProof/>
        </w:rPr>
        <w:t>4</w:t>
      </w:r>
      <w:r w:rsidR="003637F4">
        <w:t xml:space="preserve"> – Port mapping and scripts</w:t>
      </w:r>
      <w:r>
        <w:fldChar w:fldCharType="end"/>
      </w:r>
    </w:p>
    <w:p w14:paraId="09312999" w14:textId="3E15792C" w:rsidR="00AE351E" w:rsidRDefault="00AE351E" w:rsidP="001E6D30"/>
    <w:p w14:paraId="123B1C0D" w14:textId="77777777" w:rsidR="00AE351E" w:rsidRDefault="00AE351E" w:rsidP="00AE351E">
      <w:pPr>
        <w:pStyle w:val="ListBullet1"/>
      </w:pPr>
      <w:r>
        <w:t>Verify VLANs hosts in the CX device, use ping commands and/or ARP table.</w:t>
      </w:r>
    </w:p>
    <w:p w14:paraId="58D6555D" w14:textId="59FE0B3B" w:rsidR="00AE351E" w:rsidRDefault="00AE351E" w:rsidP="00AE351E">
      <w:pPr>
        <w:pStyle w:val="ListBullet1"/>
      </w:pPr>
      <w:r>
        <w:t xml:space="preserve">Execute script on </w:t>
      </w:r>
      <w:r w:rsidR="00937B6E">
        <w:fldChar w:fldCharType="begin"/>
      </w:r>
      <w:r w:rsidR="00937B6E">
        <w:instrText xml:space="preserve"> MERGEFIELD </w:instrText>
      </w:r>
      <w:r w:rsidR="00AE6A81">
        <w:instrText>DEVICE</w:instrText>
      </w:r>
      <w:r w:rsidR="00937B6E">
        <w:instrText xml:space="preserve"> </w:instrText>
      </w:r>
      <w:r w:rsidR="00937B6E">
        <w:fldChar w:fldCharType="separate"/>
      </w:r>
      <w:r w:rsidR="003637F4">
        <w:rPr>
          <w:b/>
          <w:bCs/>
          <w:noProof/>
        </w:rPr>
        <w:t>Error! MergeField was not found in header record of data source.</w:t>
      </w:r>
      <w:r w:rsidR="00937B6E">
        <w:fldChar w:fldCharType="end"/>
      </w:r>
      <w:r w:rsidR="00937B6E">
        <w:t xml:space="preserve"> </w:t>
      </w:r>
      <w:r w:rsidR="00F66A8B">
        <w:t xml:space="preserve">named </w:t>
      </w:r>
      <w:r>
        <w:t xml:space="preserve">in </w:t>
      </w:r>
      <w:r w:rsidR="00F66A8B">
        <w:t xml:space="preserve">the </w:t>
      </w:r>
      <w:r w:rsidRPr="00AE351E">
        <w:rPr>
          <w:highlight w:val="yellow"/>
        </w:rPr>
        <w:t>Script name</w:t>
      </w:r>
      <w:r>
        <w:t xml:space="preserve"> field</w:t>
      </w:r>
      <w:r w:rsidR="00F66A8B">
        <w:t xml:space="preserve"> of the table</w:t>
      </w:r>
      <w:r>
        <w:t>.</w:t>
      </w:r>
    </w:p>
    <w:p w14:paraId="4C07CDBA" w14:textId="77777777" w:rsidR="00F66A8B" w:rsidRDefault="00AE351E" w:rsidP="00AE351E">
      <w:pPr>
        <w:pStyle w:val="ListBullet1"/>
      </w:pPr>
      <w:r>
        <w:t xml:space="preserve">Disconnect CX port state in the </w:t>
      </w:r>
      <w:r w:rsidRPr="00F66A8B">
        <w:rPr>
          <w:highlight w:val="yellow"/>
        </w:rPr>
        <w:t>Interface CX</w:t>
      </w:r>
      <w:r>
        <w:t xml:space="preserve"> field.</w:t>
      </w:r>
    </w:p>
    <w:p w14:paraId="70378766" w14:textId="77777777" w:rsidR="00F66A8B" w:rsidRDefault="004D4D1D" w:rsidP="00F66A8B">
      <w:pPr>
        <w:pStyle w:val="ListBullet1"/>
      </w:pPr>
      <w:r>
        <w:t>Unconfigure CX device VLAN interfaces and Static routes.</w:t>
      </w:r>
    </w:p>
    <w:p w14:paraId="13E824A7" w14:textId="44ECD2BE" w:rsidR="00AE351E" w:rsidRDefault="00AE351E" w:rsidP="00F66A8B">
      <w:pPr>
        <w:pStyle w:val="ListBullet1"/>
      </w:pPr>
      <w:r>
        <w:t xml:space="preserve">Connect </w:t>
      </w:r>
      <w:r w:rsidR="00937B6E">
        <w:fldChar w:fldCharType="begin"/>
      </w:r>
      <w:r w:rsidR="00937B6E">
        <w:instrText xml:space="preserve"> MERGEFIELD </w:instrText>
      </w:r>
      <w:r w:rsidR="00AE6A81">
        <w:instrText>DEVICE</w:instrText>
      </w:r>
      <w:r w:rsidR="00937B6E">
        <w:instrText xml:space="preserve"> </w:instrText>
      </w:r>
      <w:r w:rsidR="00937B6E">
        <w:fldChar w:fldCharType="separate"/>
      </w:r>
      <w:r w:rsidR="003637F4">
        <w:rPr>
          <w:b/>
          <w:bCs/>
          <w:noProof/>
        </w:rPr>
        <w:t>Error! MergeField was not found in header record of data source.</w:t>
      </w:r>
      <w:r w:rsidR="00937B6E">
        <w:fldChar w:fldCharType="end"/>
      </w:r>
      <w:r w:rsidR="00937B6E">
        <w:t xml:space="preserve"> </w:t>
      </w:r>
      <w:r>
        <w:t xml:space="preserve">port </w:t>
      </w:r>
      <w:r w:rsidR="00F66A8B">
        <w:t xml:space="preserve">listed </w:t>
      </w:r>
      <w:r>
        <w:t xml:space="preserve">in the </w:t>
      </w:r>
      <w:r w:rsidRPr="00146FE2">
        <w:rPr>
          <w:highlight w:val="yellow"/>
        </w:rPr>
        <w:t xml:space="preserve">Interface </w:t>
      </w:r>
      <w:r w:rsidR="00400B82" w:rsidRPr="00326C4E">
        <w:rPr>
          <w:b/>
          <w:lang w:val="en-GB"/>
        </w:rPr>
        <w:fldChar w:fldCharType="begin"/>
      </w:r>
      <w:r w:rsidR="00400B82" w:rsidRPr="00326C4E">
        <w:rPr>
          <w:b/>
          <w:lang w:val="en-GB"/>
        </w:rPr>
        <w:instrText xml:space="preserve"> MERGEFIELD DEVICE </w:instrText>
      </w:r>
      <w:r w:rsidR="00400B82" w:rsidRPr="00326C4E">
        <w:rPr>
          <w:b/>
          <w:lang w:val="en-GB"/>
        </w:rPr>
        <w:fldChar w:fldCharType="separate"/>
      </w:r>
      <w:r w:rsidR="00400B82" w:rsidRPr="00326C4E">
        <w:rPr>
          <w:bCs/>
        </w:rPr>
        <w:t>Error! MergeField was not found in header record of data source.</w:t>
      </w:r>
      <w:r w:rsidR="00400B82" w:rsidRPr="00326C4E">
        <w:rPr>
          <w:b/>
          <w:lang w:val="en-GB"/>
        </w:rPr>
        <w:fldChar w:fldCharType="end"/>
      </w:r>
      <w:r w:rsidR="00400B82">
        <w:rPr>
          <w:b/>
          <w:lang w:val="en-GB"/>
        </w:rPr>
        <w:t xml:space="preserve"> </w:t>
      </w:r>
      <w:r w:rsidR="00F66A8B">
        <w:t xml:space="preserve">field of </w:t>
      </w:r>
      <w:r w:rsidR="00F66A8B">
        <w:fldChar w:fldCharType="begin"/>
      </w:r>
      <w:r w:rsidR="00F66A8B">
        <w:instrText xml:space="preserve"> REF _Ref2875489 \h </w:instrText>
      </w:r>
      <w:r w:rsidR="00F66A8B">
        <w:fldChar w:fldCharType="separate"/>
      </w:r>
      <w:r w:rsidR="003637F4">
        <w:t xml:space="preserve">Table </w:t>
      </w:r>
      <w:r w:rsidR="003637F4">
        <w:rPr>
          <w:noProof/>
        </w:rPr>
        <w:t>4</w:t>
      </w:r>
      <w:r w:rsidR="003637F4">
        <w:t xml:space="preserve"> – Port mapping and scripts</w:t>
      </w:r>
      <w:r w:rsidR="00F66A8B">
        <w:fldChar w:fldCharType="end"/>
      </w:r>
      <w:r w:rsidR="00F66A8B">
        <w:t xml:space="preserve"> </w:t>
      </w:r>
      <w:r>
        <w:t xml:space="preserve">to the </w:t>
      </w:r>
      <w:r w:rsidR="00F66A8B">
        <w:t>end</w:t>
      </w:r>
      <w:r>
        <w:t xml:space="preserve"> device</w:t>
      </w:r>
      <w:r w:rsidR="00F66A8B">
        <w:t xml:space="preserve"> described in the </w:t>
      </w:r>
      <w:r w:rsidR="00F66A8B" w:rsidRPr="00F66A8B">
        <w:rPr>
          <w:highlight w:val="yellow"/>
        </w:rPr>
        <w:t>Service Description</w:t>
      </w:r>
      <w:r w:rsidR="00F66A8B">
        <w:t xml:space="preserve"> field of the table.</w:t>
      </w:r>
    </w:p>
    <w:p w14:paraId="45370230" w14:textId="0CFD6A84" w:rsidR="00AE351E" w:rsidRDefault="00AE351E" w:rsidP="00AE351E">
      <w:pPr>
        <w:pStyle w:val="ListBullet1"/>
      </w:pPr>
      <w:r>
        <w:t>Verify hosts in each VLAN migrated using ping commands and/or ARP table.</w:t>
      </w:r>
    </w:p>
    <w:p w14:paraId="70EBF64F" w14:textId="718AB7D5" w:rsidR="00AE351E" w:rsidRDefault="00AE351E" w:rsidP="00146FE2">
      <w:pPr>
        <w:pStyle w:val="Caution"/>
      </w:pPr>
      <w:r>
        <w:t>In case</w:t>
      </w:r>
      <w:r>
        <w:tab/>
        <w:t>verification failed or service is negatively impacted execute rollback script stated in the rollback section</w:t>
      </w:r>
      <w:r w:rsidR="00BA3C1C">
        <w:t xml:space="preserve"> below.</w:t>
      </w:r>
    </w:p>
    <w:p w14:paraId="6D32C33A" w14:textId="11EC8560" w:rsidR="00D35F33" w:rsidRDefault="00D35F33" w:rsidP="00D35F33"/>
    <w:p w14:paraId="39C56661" w14:textId="77777777" w:rsidR="00D35F33" w:rsidRDefault="00D35F33" w:rsidP="00D35F33"/>
    <w:p w14:paraId="6927F560" w14:textId="77777777" w:rsidR="00D35F33" w:rsidRDefault="00D35F33">
      <w:pPr>
        <w:spacing w:after="200" w:line="276" w:lineRule="auto"/>
        <w:jc w:val="left"/>
        <w:rPr>
          <w:rFonts w:eastAsiaTheme="majorEastAsia" w:cstheme="majorBidi"/>
          <w:b/>
          <w:bCs/>
          <w:color w:val="365F91" w:themeColor="accent1" w:themeShade="BF"/>
          <w:sz w:val="32"/>
          <w:szCs w:val="26"/>
          <w:lang w:val="en-GB"/>
        </w:rPr>
      </w:pPr>
      <w:r>
        <w:rPr>
          <w:lang w:val="en-GB"/>
        </w:rPr>
        <w:br w:type="page"/>
      </w:r>
    </w:p>
    <w:p w14:paraId="3222AA7E" w14:textId="5A79441A" w:rsidR="00AE351E" w:rsidRDefault="00AE351E" w:rsidP="00AE351E">
      <w:pPr>
        <w:pStyle w:val="Heading2"/>
        <w:rPr>
          <w:lang w:val="en-GB"/>
        </w:rPr>
      </w:pPr>
      <w:bookmarkStart w:id="54" w:name="_Toc67658137"/>
      <w:r w:rsidRPr="00F72B9F">
        <w:rPr>
          <w:lang w:val="en-GB"/>
        </w:rPr>
        <w:lastRenderedPageBreak/>
        <w:t xml:space="preserve">Verifying </w:t>
      </w:r>
      <w:r w:rsidR="005B7B9E">
        <w:rPr>
          <w:lang w:val="en-GB"/>
        </w:rPr>
        <w:fldChar w:fldCharType="begin"/>
      </w:r>
      <w:r w:rsidR="005B7B9E">
        <w:rPr>
          <w:lang w:val="en-GB"/>
        </w:rPr>
        <w:instrText xml:space="preserve"> MERGEFIELD </w:instrText>
      </w:r>
      <w:r w:rsidR="00642F1D">
        <w:rPr>
          <w:lang w:val="en-GB"/>
        </w:rPr>
        <w:instrText>DEVICE</w:instrText>
      </w:r>
      <w:r w:rsidR="005B7B9E">
        <w:rPr>
          <w:lang w:val="en-GB"/>
        </w:rPr>
        <w:instrText xml:space="preserve"> </w:instrText>
      </w:r>
      <w:r w:rsidR="005B7B9E">
        <w:rPr>
          <w:lang w:val="en-GB"/>
        </w:rPr>
        <w:fldChar w:fldCharType="separate"/>
      </w:r>
      <w:r w:rsidR="003637F4">
        <w:rPr>
          <w:b w:val="0"/>
          <w:bCs w:val="0"/>
          <w:noProof/>
        </w:rPr>
        <w:t>Error! MergeField was not found in header record of data source.</w:t>
      </w:r>
      <w:r w:rsidR="005B7B9E">
        <w:rPr>
          <w:lang w:val="en-GB"/>
        </w:rPr>
        <w:fldChar w:fldCharType="end"/>
      </w:r>
      <w:r w:rsidR="00642F1D">
        <w:rPr>
          <w:lang w:val="en-GB"/>
        </w:rPr>
        <w:t xml:space="preserve"> </w:t>
      </w:r>
      <w:r w:rsidR="00642F1D">
        <w:rPr>
          <w:lang w:val="en-GB"/>
        </w:rPr>
        <w:fldChar w:fldCharType="begin"/>
      </w:r>
      <w:r w:rsidR="00642F1D">
        <w:rPr>
          <w:lang w:val="en-GB"/>
        </w:rPr>
        <w:instrText xml:space="preserve"> MERGEFIELD HOSTNAME </w:instrText>
      </w:r>
      <w:r w:rsidR="00642F1D">
        <w:rPr>
          <w:lang w:val="en-GB"/>
        </w:rPr>
        <w:fldChar w:fldCharType="separate"/>
      </w:r>
      <w:r w:rsidR="003637F4">
        <w:rPr>
          <w:b w:val="0"/>
          <w:bCs w:val="0"/>
          <w:noProof/>
        </w:rPr>
        <w:t>Error! MergeField was not found in header record of data source.</w:t>
      </w:r>
      <w:r w:rsidR="00642F1D">
        <w:rPr>
          <w:lang w:val="en-GB"/>
        </w:rPr>
        <w:fldChar w:fldCharType="end"/>
      </w:r>
      <w:r w:rsidR="005B7B9E">
        <w:rPr>
          <w:lang w:val="en-GB"/>
        </w:rPr>
        <w:t xml:space="preserve"> </w:t>
      </w:r>
      <w:r>
        <w:rPr>
          <w:lang w:val="en-GB"/>
        </w:rPr>
        <w:t>device state</w:t>
      </w:r>
      <w:r w:rsidR="00642F1D">
        <w:rPr>
          <w:lang w:val="en-GB"/>
        </w:rPr>
        <w:t xml:space="preserve"> after migration</w:t>
      </w:r>
      <w:bookmarkEnd w:id="54"/>
    </w:p>
    <w:p w14:paraId="76F37B49" w14:textId="26B64922" w:rsidR="00AE351E" w:rsidRDefault="00AE351E" w:rsidP="00AE351E">
      <w:pPr>
        <w:ind w:left="360" w:hanging="360"/>
        <w:rPr>
          <w:bCs/>
        </w:rPr>
      </w:pPr>
      <w:r>
        <w:rPr>
          <w:bCs/>
        </w:rPr>
        <w:t xml:space="preserve">Apply the following commands to verify </w:t>
      </w:r>
      <w:r w:rsidR="00642F1D">
        <w:rPr>
          <w:bCs/>
        </w:rPr>
        <w:t xml:space="preserve">the </w:t>
      </w:r>
      <w:r>
        <w:rPr>
          <w:bCs/>
        </w:rPr>
        <w:t xml:space="preserve">state </w:t>
      </w:r>
      <w:r w:rsidR="00642F1D">
        <w:rPr>
          <w:bCs/>
        </w:rPr>
        <w:t>of the device after all ports have been migrated.</w:t>
      </w:r>
    </w:p>
    <w:p w14:paraId="75CDA5B7" w14:textId="77777777" w:rsidR="00AE351E" w:rsidRDefault="00AE351E" w:rsidP="00AE351E">
      <w:pPr>
        <w:ind w:left="360" w:hanging="360"/>
        <w:rPr>
          <w:bCs/>
        </w:rPr>
      </w:pPr>
    </w:p>
    <w:p w14:paraId="42D03167" w14:textId="0D0BCD4D" w:rsidR="00AE351E" w:rsidRDefault="00AE351E" w:rsidP="00AE351E">
      <w:pPr>
        <w:pStyle w:val="Code"/>
      </w:pPr>
    </w:p>
    <w:p w14:paraId="5106BF46" w14:textId="3D970D86" w:rsidR="00400B82" w:rsidRPr="007F7E43" w:rsidRDefault="00400B82" w:rsidP="00400B82">
      <w:pPr>
        <w:pStyle w:val="Code"/>
      </w:pPr>
      <w:r w:rsidRPr="007F7E43">
        <w:rPr>
          <w:b/>
          <w:lang w:val="en-GB"/>
        </w:rPr>
        <w:fldChar w:fldCharType="begin"/>
      </w:r>
      <w:r w:rsidRPr="007F7E43">
        <w:rPr>
          <w:b/>
          <w:lang w:val="en-GB"/>
        </w:rPr>
        <w:instrText xml:space="preserve"> MERGEFIELD HOSTNAME </w:instrText>
      </w:r>
      <w:r w:rsidRPr="007F7E43">
        <w:rPr>
          <w:b/>
          <w:lang w:val="en-GB"/>
        </w:rPr>
        <w:fldChar w:fldCharType="separate"/>
      </w:r>
      <w:r w:rsidRPr="007F7E43">
        <w:rPr>
          <w:bCs/>
        </w:rPr>
        <w:t>Error! MergeField was not found in header record of data source.</w:t>
      </w:r>
      <w:r w:rsidRPr="007F7E43">
        <w:rPr>
          <w:b/>
          <w:lang w:val="en-GB"/>
        </w:rPr>
        <w:fldChar w:fldCharType="end"/>
      </w:r>
      <w:r w:rsidRPr="007F7E43">
        <w:t>#</w:t>
      </w:r>
    </w:p>
    <w:p w14:paraId="0AE4D193" w14:textId="77777777" w:rsidR="00400B82" w:rsidRPr="007F7E43" w:rsidRDefault="00400B82" w:rsidP="00400B82">
      <w:pPr>
        <w:pStyle w:val="Code"/>
      </w:pPr>
      <w:r w:rsidRPr="007F7E43">
        <w:t>!</w:t>
      </w:r>
    </w:p>
    <w:bookmarkStart w:id="55" w:name="_Hlk66855543"/>
    <w:p w14:paraId="0748B286" w14:textId="24DF46B2" w:rsidR="00400B82" w:rsidRPr="007F7E43" w:rsidRDefault="00400B82" w:rsidP="00C706A8">
      <w:pPr>
        <w:pStyle w:val="Code"/>
        <w:jc w:val="left"/>
      </w:pPr>
      <w:r w:rsidRPr="007F7E43">
        <w:rPr>
          <w:rFonts w:eastAsia="Times New Roman" w:cs="Arial"/>
          <w:color w:val="000000"/>
          <w:szCs w:val="18"/>
          <w:lang w:val="es-MX" w:eastAsia="es-MX"/>
        </w:rPr>
        <w:fldChar w:fldCharType="begin"/>
      </w:r>
      <w:r w:rsidRPr="007F7E43">
        <w:rPr>
          <w:rFonts w:eastAsia="Times New Roman" w:cs="Arial"/>
          <w:color w:val="000000"/>
          <w:szCs w:val="18"/>
          <w:lang w:eastAsia="es-MX"/>
        </w:rPr>
        <w:instrText xml:space="preserve"> MERGEFIELD </w:instrText>
      </w:r>
      <w:r w:rsidR="003F27AC" w:rsidRPr="003F27AC">
        <w:rPr>
          <w:rFonts w:eastAsia="Times New Roman" w:cs="Arial"/>
          <w:color w:val="000000"/>
          <w:szCs w:val="18"/>
          <w:lang w:eastAsia="es-MX"/>
        </w:rPr>
        <w:instrText>POSTMW_CODE</w:instrText>
      </w:r>
      <w:r w:rsidRPr="007F7E43">
        <w:rPr>
          <w:rFonts w:eastAsia="Times New Roman" w:cs="Arial"/>
          <w:color w:val="000000"/>
          <w:szCs w:val="18"/>
          <w:lang w:eastAsia="es-MX"/>
        </w:rPr>
        <w:instrText xml:space="preserve"> </w:instrText>
      </w:r>
      <w:r w:rsidRPr="007F7E43">
        <w:rPr>
          <w:rFonts w:eastAsia="Times New Roman" w:cs="Arial"/>
          <w:color w:val="000000"/>
          <w:szCs w:val="18"/>
          <w:lang w:val="es-MX" w:eastAsia="es-MX"/>
        </w:rPr>
        <w:fldChar w:fldCharType="separate"/>
      </w:r>
      <w:r w:rsidRPr="007F7E43">
        <w:rPr>
          <w:rFonts w:eastAsia="Times New Roman" w:cs="Arial"/>
          <w:b/>
          <w:bCs/>
          <w:color w:val="000000"/>
          <w:szCs w:val="18"/>
          <w:lang w:eastAsia="es-MX"/>
        </w:rPr>
        <w:t>Error! MergeField was not found in header record of data source.</w:t>
      </w:r>
      <w:r w:rsidRPr="007F7E43">
        <w:rPr>
          <w:rFonts w:eastAsia="Times New Roman" w:cs="Arial"/>
          <w:color w:val="000000"/>
          <w:szCs w:val="18"/>
          <w:lang w:val="es-MX" w:eastAsia="es-MX"/>
        </w:rPr>
        <w:fldChar w:fldCharType="end"/>
      </w:r>
      <w:bookmarkEnd w:id="55"/>
    </w:p>
    <w:p w14:paraId="48041F8C" w14:textId="77777777" w:rsidR="00AE351E" w:rsidRDefault="00AE351E" w:rsidP="00AE351E"/>
    <w:p w14:paraId="2B8F43A4" w14:textId="77777777" w:rsidR="00AE351E" w:rsidRDefault="00AE351E" w:rsidP="001E6D30"/>
    <w:p w14:paraId="091A9257" w14:textId="56A8C560" w:rsidR="00AE351E" w:rsidRDefault="008B067C" w:rsidP="008B067C">
      <w:pPr>
        <w:pStyle w:val="Heading1"/>
      </w:pPr>
      <w:bookmarkStart w:id="56" w:name="_Toc67658138"/>
      <w:bookmarkEnd w:id="50"/>
      <w:r>
        <w:lastRenderedPageBreak/>
        <w:t>Rollback</w:t>
      </w:r>
      <w:bookmarkEnd w:id="56"/>
    </w:p>
    <w:p w14:paraId="74F93B00" w14:textId="77777777" w:rsidR="00AE351E" w:rsidRDefault="00AE351E" w:rsidP="001E6D30"/>
    <w:p w14:paraId="2D0E4F55" w14:textId="648DE7B8" w:rsidR="001E6D30" w:rsidRDefault="008B067C" w:rsidP="001E6D30">
      <w:r>
        <w:t>Execute script</w:t>
      </w:r>
      <w:r w:rsidR="006D455F">
        <w:t xml:space="preserve"> name listed in </w:t>
      </w:r>
      <w:r w:rsidR="006D455F" w:rsidRPr="006D455F">
        <w:rPr>
          <w:highlight w:val="yellow"/>
        </w:rPr>
        <w:t>Script name</w:t>
      </w:r>
      <w:r>
        <w:t xml:space="preserve"> </w:t>
      </w:r>
      <w:r w:rsidR="006D455F">
        <w:t xml:space="preserve">filed of the table below to execute a </w:t>
      </w:r>
      <w:r>
        <w:t>rollback.</w:t>
      </w:r>
    </w:p>
    <w:p w14:paraId="2A103B7F" w14:textId="4BC743A3" w:rsidR="008B067C" w:rsidRDefault="008B067C" w:rsidP="001E6D30"/>
    <w:p w14:paraId="1BAC12A1" w14:textId="29D5046E" w:rsidR="008B067C" w:rsidRDefault="008B067C" w:rsidP="008B067C">
      <w:pPr>
        <w:pStyle w:val="Caption"/>
      </w:pPr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3637F4">
        <w:rPr>
          <w:noProof/>
        </w:rPr>
        <w:t>5</w:t>
      </w:r>
      <w:r>
        <w:rPr>
          <w:noProof/>
        </w:rPr>
        <w:fldChar w:fldCharType="end"/>
      </w:r>
      <w:r>
        <w:t xml:space="preserve"> – Port mapping and </w:t>
      </w:r>
      <w:r w:rsidR="00D13C0E">
        <w:t xml:space="preserve">Rollback </w:t>
      </w:r>
      <w:r>
        <w:t>scripts</w:t>
      </w:r>
    </w:p>
    <w:p w14:paraId="33535C64" w14:textId="77777777" w:rsidR="008B067C" w:rsidRDefault="008B067C" w:rsidP="008B067C"/>
    <w:tbl>
      <w:tblPr>
        <w:tblW w:w="911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2986"/>
        <w:gridCol w:w="1692"/>
        <w:gridCol w:w="2601"/>
      </w:tblGrid>
      <w:tr w:rsidR="00C26122" w:rsidRPr="006D7AFF" w14:paraId="32FD1C94" w14:textId="77777777" w:rsidTr="00C26122">
        <w:trPr>
          <w:trHeight w:val="315"/>
          <w:jc w:val="center"/>
        </w:trPr>
        <w:tc>
          <w:tcPr>
            <w:tcW w:w="18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14:paraId="011AC455" w14:textId="77777777" w:rsidR="00C26122" w:rsidRPr="006D7AFF" w:rsidRDefault="00C26122" w:rsidP="00C26122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 xml:space="preserve">Interfaces </w:t>
            </w:r>
            <w:r w:rsidRPr="006D7AFF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CX</w:t>
            </w:r>
          </w:p>
        </w:tc>
        <w:tc>
          <w:tcPr>
            <w:tcW w:w="2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14:paraId="7AEA954A" w14:textId="77777777" w:rsidR="00C26122" w:rsidRPr="006D7AFF" w:rsidRDefault="00C26122" w:rsidP="00C26122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Service</w:t>
            </w:r>
            <w:proofErr w:type="spellEnd"/>
          </w:p>
        </w:tc>
        <w:tc>
          <w:tcPr>
            <w:tcW w:w="16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14:paraId="146E42BB" w14:textId="629A8ACE" w:rsidR="00C26122" w:rsidRPr="006D7AFF" w:rsidRDefault="00C26122" w:rsidP="00C26122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MX"/>
              </w:rPr>
            </w:pPr>
            <w:r w:rsidRPr="00AC5C7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eastAsia="es-ES_tradnl"/>
              </w:rPr>
              <w:t xml:space="preserve">Interfaces </w:t>
            </w:r>
            <w:r w:rsidR="00400B82" w:rsidRPr="00400B82">
              <w:rPr>
                <w:b/>
                <w:color w:val="FFFFFF" w:themeColor="background1"/>
                <w:lang w:val="en-GB"/>
              </w:rPr>
              <w:fldChar w:fldCharType="begin"/>
            </w:r>
            <w:r w:rsidR="00400B82" w:rsidRPr="00400B82">
              <w:rPr>
                <w:b/>
                <w:color w:val="FFFFFF" w:themeColor="background1"/>
                <w:lang w:val="en-GB"/>
              </w:rPr>
              <w:instrText xml:space="preserve"> MERGEFIELD DEVICE </w:instrText>
            </w:r>
            <w:r w:rsidR="00400B82" w:rsidRPr="00400B82">
              <w:rPr>
                <w:b/>
                <w:color w:val="FFFFFF" w:themeColor="background1"/>
                <w:lang w:val="en-GB"/>
              </w:rPr>
              <w:fldChar w:fldCharType="separate"/>
            </w:r>
            <w:r w:rsidR="00400B82" w:rsidRPr="00400B82">
              <w:rPr>
                <w:bCs/>
                <w:color w:val="FFFFFF" w:themeColor="background1"/>
              </w:rPr>
              <w:t>Error! MergeField was not found in header record of data source.</w:t>
            </w:r>
            <w:r w:rsidR="00400B82" w:rsidRPr="00400B82">
              <w:rPr>
                <w:b/>
                <w:color w:val="FFFFFF" w:themeColor="background1"/>
                <w:lang w:val="en-GB"/>
              </w:rPr>
              <w:fldChar w:fldCharType="end"/>
            </w:r>
            <w:r w:rsidR="00AC5C72">
              <w:rPr>
                <w:b/>
                <w:color w:val="FFFFFF" w:themeColor="background1"/>
                <w:lang w:val="en-GB"/>
              </w:rPr>
              <w:t xml:space="preserve"> </w:t>
            </w:r>
            <w:r w:rsidR="00146FE2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Cisco</w:t>
            </w:r>
          </w:p>
        </w:tc>
        <w:tc>
          <w:tcPr>
            <w:tcW w:w="26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70C0"/>
          </w:tcPr>
          <w:p w14:paraId="6502AEE9" w14:textId="77777777" w:rsidR="00C26122" w:rsidRDefault="00C26122" w:rsidP="00C26122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 xml:space="preserve">Script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es-MX" w:eastAsia="es-ES_tradnl"/>
              </w:rPr>
              <w:t>name</w:t>
            </w:r>
            <w:proofErr w:type="spellEnd"/>
          </w:p>
        </w:tc>
      </w:tr>
      <w:tr w:rsidR="00AC2406" w:rsidRPr="00C641BE" w14:paraId="14A2A646" w14:textId="77777777" w:rsidTr="009F28B2">
        <w:trPr>
          <w:trHeight w:val="315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DBFFC9" w14:textId="15FC4ACE" w:rsidR="00AC2406" w:rsidRPr="009321D1" w:rsidRDefault="00AC2406" w:rsidP="009F28B2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fldChar w:fldCharType="begin"/>
            </w: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 xml:space="preserve"> MERGEFIELD ROLLBACK_ORIGIN_INTERFACE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MX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fldChar w:fldCharType="end"/>
            </w: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F07E1C" w14:textId="0ACE81A7" w:rsidR="00AC2406" w:rsidRPr="009321D1" w:rsidRDefault="00AC2406" w:rsidP="009F28B2">
            <w:pP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fldChar w:fldCharType="begin"/>
            </w: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instrText xml:space="preserve"> MERGEFIELD DESCRIPTION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MX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  <w:fldChar w:fldCharType="end"/>
            </w:r>
          </w:p>
        </w:tc>
        <w:tc>
          <w:tcPr>
            <w:tcW w:w="1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22EBF1" w14:textId="2F509BB7" w:rsidR="00AC2406" w:rsidRPr="00145BBE" w:rsidRDefault="00AC2406" w:rsidP="009F28B2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MX"/>
              </w:rPr>
              <w:fldChar w:fldCharType="begin"/>
            </w:r>
            <w:r w:rsidRPr="00145BBE"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  <w:instrText xml:space="preserve"> MERGEFIELD INTERFACE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MX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MX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MX"/>
              </w:rPr>
              <w:fldChar w:fldCharType="end"/>
            </w: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AC22217" w14:textId="38E294FC" w:rsidR="00AC2406" w:rsidRPr="00145BBE" w:rsidRDefault="00AC2406" w:rsidP="009F28B2">
            <w:pPr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ES_tradnl"/>
              </w:rPr>
              <w:fldChar w:fldCharType="begin"/>
            </w:r>
            <w:r w:rsidRPr="00145BBE"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  <w:instrText xml:space="preserve"> MERGEFIELD </w:instrText>
            </w:r>
            <w:r w:rsidR="00C706A8" w:rsidRPr="00C706A8"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  <w:instrText>SCRIPT_NAME</w:instrText>
            </w:r>
            <w:r w:rsidR="00F707E1"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  <w:instrText xml:space="preserve"> </w:instrTex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ES_tradnl"/>
              </w:rPr>
              <w:fldChar w:fldCharType="separate"/>
            </w:r>
            <w:r w:rsidR="003637F4">
              <w:rPr>
                <w:rFonts w:eastAsia="Times New Roman" w:cs="Arial"/>
                <w:b/>
                <w:bCs/>
                <w:noProof/>
                <w:color w:val="000000"/>
                <w:sz w:val="18"/>
                <w:szCs w:val="18"/>
                <w:lang w:eastAsia="es-ES_tradnl"/>
              </w:rPr>
              <w:t>Error! MergeField was not found in header record of data source.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s-MX" w:eastAsia="es-ES_tradnl"/>
              </w:rPr>
              <w:fldChar w:fldCharType="end"/>
            </w:r>
          </w:p>
        </w:tc>
      </w:tr>
      <w:tr w:rsidR="00146FE2" w:rsidRPr="00C641BE" w14:paraId="67272643" w14:textId="77777777" w:rsidTr="00C26122">
        <w:trPr>
          <w:trHeight w:val="315"/>
          <w:jc w:val="center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611B45" w14:textId="403206D3" w:rsidR="00146FE2" w:rsidRPr="009321D1" w:rsidRDefault="00146FE2" w:rsidP="00146FE2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5FE681" w14:textId="287C360B" w:rsidR="00146FE2" w:rsidRPr="009321D1" w:rsidRDefault="00146FE2" w:rsidP="00146FE2">
            <w:pPr>
              <w:rPr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</w:pPr>
          </w:p>
        </w:tc>
        <w:tc>
          <w:tcPr>
            <w:tcW w:w="1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1AC4CC" w14:textId="0623DA59" w:rsidR="00146FE2" w:rsidRPr="00145BBE" w:rsidRDefault="00146FE2" w:rsidP="00146FE2">
            <w:pPr>
              <w:rPr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4FC892D" w14:textId="0211F655" w:rsidR="00146FE2" w:rsidRPr="00145BBE" w:rsidRDefault="00146FE2" w:rsidP="00146FE2">
            <w:pPr>
              <w:rPr>
                <w:rFonts w:eastAsia="Times New Roman" w:cs="Arial"/>
                <w:color w:val="000000"/>
                <w:sz w:val="18"/>
                <w:szCs w:val="18"/>
                <w:lang w:eastAsia="es-ES_tradnl"/>
              </w:rPr>
            </w:pPr>
          </w:p>
        </w:tc>
      </w:tr>
      <w:tr w:rsidR="00146FE2" w:rsidRPr="00C641BE" w:rsidDel="00145BBE" w14:paraId="637D5792" w14:textId="6F2E0276" w:rsidTr="00C26122">
        <w:trPr>
          <w:trHeight w:val="315"/>
          <w:jc w:val="center"/>
          <w:del w:id="57" w:author="Victor Suarez (visuarez)" w:date="2021-03-09T09:47:00Z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C2D9B2" w14:textId="2E8FB84A" w:rsidR="00146FE2" w:rsidRPr="009321D1" w:rsidDel="00145BBE" w:rsidRDefault="00146FE2" w:rsidP="00146FE2">
            <w:pPr>
              <w:rPr>
                <w:del w:id="58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2641CE" w14:textId="26B2A5CF" w:rsidR="00146FE2" w:rsidRPr="009321D1" w:rsidDel="00145BBE" w:rsidRDefault="00146FE2" w:rsidP="00146FE2">
            <w:pPr>
              <w:rPr>
                <w:del w:id="59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</w:pPr>
          </w:p>
        </w:tc>
        <w:tc>
          <w:tcPr>
            <w:tcW w:w="1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B741E6" w14:textId="61A58A2C" w:rsidR="00146FE2" w:rsidRPr="00145BBE" w:rsidDel="00145BBE" w:rsidRDefault="00146FE2" w:rsidP="00146FE2">
            <w:pPr>
              <w:rPr>
                <w:del w:id="60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C67C1A9" w14:textId="5A3C9824" w:rsidR="00146FE2" w:rsidRPr="00145BBE" w:rsidDel="00145BBE" w:rsidRDefault="00146FE2" w:rsidP="00146FE2">
            <w:pPr>
              <w:rPr>
                <w:del w:id="61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ES_tradnl"/>
              </w:rPr>
            </w:pPr>
          </w:p>
        </w:tc>
      </w:tr>
      <w:tr w:rsidR="00146FE2" w:rsidRPr="00C641BE" w:rsidDel="00145BBE" w14:paraId="1C748369" w14:textId="77ADF460" w:rsidTr="00C26122">
        <w:trPr>
          <w:trHeight w:val="315"/>
          <w:jc w:val="center"/>
          <w:del w:id="62" w:author="Victor Suarez (visuarez)" w:date="2021-03-09T09:47:00Z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12FFC3" w14:textId="41867CF7" w:rsidR="00146FE2" w:rsidRPr="009321D1" w:rsidDel="00145BBE" w:rsidRDefault="00146FE2" w:rsidP="00146FE2">
            <w:pPr>
              <w:rPr>
                <w:del w:id="63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EACBA3" w14:textId="7442CB84" w:rsidR="00146FE2" w:rsidRPr="009321D1" w:rsidDel="00145BBE" w:rsidRDefault="00146FE2" w:rsidP="00146FE2">
            <w:pPr>
              <w:rPr>
                <w:del w:id="64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</w:pPr>
          </w:p>
        </w:tc>
        <w:tc>
          <w:tcPr>
            <w:tcW w:w="1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92DFFD" w14:textId="6D9B2762" w:rsidR="00146FE2" w:rsidRPr="00145BBE" w:rsidDel="00145BBE" w:rsidRDefault="00146FE2" w:rsidP="00146FE2">
            <w:pPr>
              <w:rPr>
                <w:del w:id="65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22A7DA75" w14:textId="5A9DAA4D" w:rsidR="00146FE2" w:rsidRPr="00145BBE" w:rsidDel="00145BBE" w:rsidRDefault="00146FE2" w:rsidP="00146FE2">
            <w:pPr>
              <w:rPr>
                <w:del w:id="66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ES_tradnl"/>
              </w:rPr>
            </w:pPr>
          </w:p>
        </w:tc>
      </w:tr>
      <w:tr w:rsidR="00146FE2" w:rsidRPr="00C641BE" w:rsidDel="00145BBE" w14:paraId="438EB41A" w14:textId="5082C3A0" w:rsidTr="00C26122">
        <w:trPr>
          <w:trHeight w:val="315"/>
          <w:jc w:val="center"/>
          <w:del w:id="67" w:author="Victor Suarez (visuarez)" w:date="2021-03-09T09:47:00Z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3E1DE0" w14:textId="7663A45F" w:rsidR="00146FE2" w:rsidRPr="009321D1" w:rsidDel="00145BBE" w:rsidRDefault="00146FE2" w:rsidP="00146FE2">
            <w:pPr>
              <w:rPr>
                <w:del w:id="68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0CF87B" w14:textId="2B18EDB3" w:rsidR="00146FE2" w:rsidRPr="009321D1" w:rsidDel="00145BBE" w:rsidRDefault="00146FE2" w:rsidP="00146FE2">
            <w:pPr>
              <w:rPr>
                <w:del w:id="69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val="en-CA" w:eastAsia="es-MX"/>
              </w:rPr>
            </w:pPr>
          </w:p>
        </w:tc>
        <w:tc>
          <w:tcPr>
            <w:tcW w:w="1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A58C49" w14:textId="23AFD206" w:rsidR="00146FE2" w:rsidRPr="00145BBE" w:rsidDel="00145BBE" w:rsidRDefault="00146FE2" w:rsidP="00146FE2">
            <w:pPr>
              <w:rPr>
                <w:del w:id="70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2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F037AE6" w14:textId="5F74ECDD" w:rsidR="00146FE2" w:rsidRPr="00145BBE" w:rsidDel="00145BBE" w:rsidRDefault="00146FE2" w:rsidP="00146FE2">
            <w:pPr>
              <w:rPr>
                <w:del w:id="71" w:author="Victor Suarez (visuarez)" w:date="2021-03-09T09:47:00Z"/>
                <w:rFonts w:eastAsia="Times New Roman" w:cs="Arial"/>
                <w:color w:val="000000"/>
                <w:sz w:val="18"/>
                <w:szCs w:val="18"/>
                <w:lang w:eastAsia="es-ES_tradnl"/>
              </w:rPr>
            </w:pPr>
          </w:p>
        </w:tc>
      </w:tr>
    </w:tbl>
    <w:p w14:paraId="1EAA0DB3" w14:textId="77777777" w:rsidR="008B067C" w:rsidRPr="00145BBE" w:rsidRDefault="008B067C" w:rsidP="008B067C"/>
    <w:p w14:paraId="367AAF83" w14:textId="77777777" w:rsidR="008B067C" w:rsidRPr="00145BBE" w:rsidRDefault="008B067C" w:rsidP="001E6D30"/>
    <w:p w14:paraId="343F17EA" w14:textId="5E951B27" w:rsidR="00BA3C1C" w:rsidRDefault="00BA3C1C" w:rsidP="00BA3C1C">
      <w:pPr>
        <w:pStyle w:val="ListBullet1"/>
      </w:pPr>
      <w:r>
        <w:t>Reconfigure CX device VLAN interfaces and Static routes.</w:t>
      </w:r>
    </w:p>
    <w:p w14:paraId="6AD59292" w14:textId="1E64EC38" w:rsidR="008D07E8" w:rsidRDefault="008D07E8" w:rsidP="008D07E8">
      <w:pPr>
        <w:pStyle w:val="ListBullet1"/>
        <w:numPr>
          <w:ilvl w:val="0"/>
          <w:numId w:val="0"/>
        </w:numPr>
      </w:pPr>
    </w:p>
    <w:p w14:paraId="07936723" w14:textId="3A7AFF8D" w:rsidR="008D07E8" w:rsidRDefault="006164A2" w:rsidP="006164A2">
      <w:pPr>
        <w:pStyle w:val="ListBullet1"/>
        <w:ind w:left="709" w:hanging="283"/>
      </w:pPr>
      <w:r>
        <w:t>V</w:t>
      </w:r>
      <w:r w:rsidR="008D07E8">
        <w:t>alidate</w:t>
      </w:r>
      <w:r w:rsidR="00400B82">
        <w:t xml:space="preserve"> </w:t>
      </w:r>
      <w:r w:rsidR="00400B82" w:rsidRPr="00326C4E">
        <w:rPr>
          <w:b/>
          <w:lang w:val="en-GB"/>
        </w:rPr>
        <w:fldChar w:fldCharType="begin"/>
      </w:r>
      <w:r w:rsidR="00400B82" w:rsidRPr="00326C4E">
        <w:rPr>
          <w:b/>
          <w:lang w:val="en-GB"/>
        </w:rPr>
        <w:instrText xml:space="preserve"> MERGEFIELD DEVICE </w:instrText>
      </w:r>
      <w:r w:rsidR="00400B82" w:rsidRPr="00326C4E">
        <w:rPr>
          <w:b/>
          <w:lang w:val="en-GB"/>
        </w:rPr>
        <w:fldChar w:fldCharType="separate"/>
      </w:r>
      <w:r w:rsidR="00400B82" w:rsidRPr="00326C4E">
        <w:rPr>
          <w:bCs/>
        </w:rPr>
        <w:t>Error! MergeField was not found in header record of data source.</w:t>
      </w:r>
      <w:r w:rsidR="00400B82" w:rsidRPr="00326C4E">
        <w:rPr>
          <w:b/>
          <w:lang w:val="en-GB"/>
        </w:rPr>
        <w:fldChar w:fldCharType="end"/>
      </w:r>
      <w:r w:rsidR="00400B82">
        <w:rPr>
          <w:b/>
          <w:lang w:val="en-GB"/>
        </w:rPr>
        <w:t xml:space="preserve"> </w:t>
      </w:r>
      <w:r w:rsidR="008D07E8">
        <w:t xml:space="preserve">configuration is the same as the one </w:t>
      </w:r>
      <w:proofErr w:type="gramStart"/>
      <w:r w:rsidR="008D07E8">
        <w:t>previous to</w:t>
      </w:r>
      <w:proofErr w:type="gramEnd"/>
      <w:r w:rsidR="008D07E8">
        <w:t xml:space="preserve"> the Maintenance Window.</w:t>
      </w:r>
    </w:p>
    <w:p w14:paraId="20C6D984" w14:textId="77777777" w:rsidR="008D07E8" w:rsidRDefault="008D07E8" w:rsidP="008D07E8">
      <w:pPr>
        <w:pStyle w:val="ListBullet1"/>
        <w:numPr>
          <w:ilvl w:val="0"/>
          <w:numId w:val="0"/>
        </w:numPr>
      </w:pPr>
    </w:p>
    <w:p w14:paraId="529A16E9" w14:textId="7C6DC04F" w:rsidR="008B067C" w:rsidRPr="00F51848" w:rsidRDefault="008B067C" w:rsidP="001E6D30"/>
    <w:p w14:paraId="19778479" w14:textId="77777777" w:rsidR="008B067C" w:rsidRPr="00F51848" w:rsidRDefault="008B067C" w:rsidP="001E6D30"/>
    <w:p w14:paraId="4FE2309E" w14:textId="023F2DF1" w:rsidR="001E6D30" w:rsidRPr="00F51848" w:rsidRDefault="001E6D30" w:rsidP="001E6D30"/>
    <w:p w14:paraId="6CD68984" w14:textId="7D667387" w:rsidR="001E6D30" w:rsidRPr="00F51848" w:rsidRDefault="001E6D30" w:rsidP="001E6D30"/>
    <w:p w14:paraId="5E6AF582" w14:textId="4859529E" w:rsidR="001E6D30" w:rsidRPr="00F51848" w:rsidRDefault="001E6D30" w:rsidP="001E6D30"/>
    <w:p w14:paraId="25C361CC" w14:textId="538BA640" w:rsidR="001E6D30" w:rsidRPr="00F51848" w:rsidRDefault="001E6D30" w:rsidP="001E6D30"/>
    <w:p w14:paraId="6EA60D5F" w14:textId="77777777" w:rsidR="00A86EA2" w:rsidRPr="00F51848" w:rsidRDefault="00A86EA2" w:rsidP="00A86EA2"/>
    <w:p w14:paraId="62564BD3" w14:textId="6AF1408C" w:rsidR="007524F3" w:rsidRPr="00F51848" w:rsidRDefault="007524F3" w:rsidP="0051449E"/>
    <w:p w14:paraId="23A7B672" w14:textId="77777777" w:rsidR="007524F3" w:rsidRPr="00F51848" w:rsidRDefault="007524F3" w:rsidP="00EE4602"/>
    <w:p w14:paraId="740EF041" w14:textId="77777777" w:rsidR="00BD7313" w:rsidRPr="00F51848" w:rsidRDefault="00BD7313" w:rsidP="00BD7313">
      <w:bookmarkStart w:id="72" w:name="_Toc351529807"/>
      <w:bookmarkEnd w:id="72"/>
    </w:p>
    <w:p w14:paraId="767CEDE2" w14:textId="77777777" w:rsidR="00400B82" w:rsidRDefault="00400B82" w:rsidP="00400B82">
      <w:pPr>
        <w:pStyle w:val="Heading1-NoNumbers"/>
        <w:rPr>
          <w:lang w:val="en-GB"/>
        </w:rPr>
      </w:pPr>
      <w:bookmarkStart w:id="73" w:name="_Toc536098648"/>
      <w:bookmarkStart w:id="74" w:name="_Toc3530422"/>
      <w:bookmarkStart w:id="75" w:name="_Toc67658139"/>
      <w:bookmarkStart w:id="76" w:name="_Toc338864099"/>
      <w:bookmarkStart w:id="77" w:name="_Toc350752748"/>
      <w:r>
        <w:rPr>
          <w:lang w:val="en-GB"/>
        </w:rPr>
        <w:lastRenderedPageBreak/>
        <w:t>Trademarks and Disclaimers</w:t>
      </w:r>
      <w:bookmarkEnd w:id="73"/>
      <w:bookmarkEnd w:id="74"/>
      <w:bookmarkEnd w:id="75"/>
    </w:p>
    <w:p w14:paraId="31BEF488" w14:textId="77777777" w:rsidR="00400B82" w:rsidRDefault="00400B82" w:rsidP="00400B82">
      <w:pPr>
        <w:rPr>
          <w:rFonts w:cs="Arial"/>
        </w:rPr>
      </w:pPr>
      <w:bookmarkStart w:id="78" w:name="_Hlk27637919"/>
      <w:r w:rsidRPr="00D97505">
        <w:rPr>
          <w:rFonts w:cs="Arial"/>
        </w:rPr>
        <w:t>IF THIS DOCUMENT IS PROVIDED AS A DELIVERABLE IN ACCORDANCE WITH THE CISCO TERMS AND CONDITIONS ASSOCIATED WITH A PURCHASED CISCO SERVICE (“TERMS”) THEN THIS DOCUMENT IS PRESENTED SUBJECT TO THOSE TERMS. IN ALL OTHER EVENTS, THIS DOCUMENT IS PROVIDED “AS-IS” WITHOUT WARRANTY OF ANY KIND, EXPRESS OR IMPLIED, INCLUDING WITHOUT LIMITATION, THOSE OF MERCHANTABILITY, FITNESS FOR A PARTICULAR PURPOSE AND NON-INFRINGEMENT OR ARISING FROM A COURSE OF DEALING, USAGE, OR TRADE PRACTICE.</w:t>
      </w:r>
    </w:p>
    <w:p w14:paraId="05B7E1F2" w14:textId="77777777" w:rsidR="00400B82" w:rsidRPr="00D97505" w:rsidRDefault="00400B82" w:rsidP="00400B82">
      <w:pPr>
        <w:rPr>
          <w:rFonts w:cs="Arial"/>
        </w:rPr>
      </w:pPr>
    </w:p>
    <w:p w14:paraId="7A63C0E6" w14:textId="77777777" w:rsidR="00400B82" w:rsidRDefault="00400B82" w:rsidP="00400B82">
      <w:pPr>
        <w:rPr>
          <w:rFonts w:cs="Arial"/>
        </w:rPr>
      </w:pPr>
      <w:r w:rsidRPr="00D97505">
        <w:rPr>
          <w:rFonts w:cs="Arial"/>
        </w:rPr>
        <w:t xml:space="preserve">Cisco and the Cisco logo are trademarks or registered trademarks of Cisco and/or its affiliates in the U.S. and other countries. To view a list of Cisco trademarks, go to this URL: </w:t>
      </w:r>
      <w:hyperlink r:id="rId21" w:history="1">
        <w:r w:rsidRPr="001D0E91">
          <w:rPr>
            <w:rStyle w:val="Hyperlink"/>
          </w:rPr>
          <w:t>www.cisco.com/go/trademarks</w:t>
        </w:r>
      </w:hyperlink>
      <w:r w:rsidRPr="00D97505">
        <w:rPr>
          <w:rFonts w:cs="Arial"/>
        </w:rPr>
        <w:t>. Third-party trademarks mentioned are the property of their respective owners. The use of the word partner does not imply a partnership relationship between Cisco and any other company. (1110R)</w:t>
      </w:r>
    </w:p>
    <w:p w14:paraId="5FEC3C67" w14:textId="77777777" w:rsidR="00400B82" w:rsidRPr="00D97505" w:rsidRDefault="00400B82" w:rsidP="00400B82">
      <w:pPr>
        <w:rPr>
          <w:rFonts w:cs="Arial"/>
        </w:rPr>
      </w:pPr>
    </w:p>
    <w:p w14:paraId="04D61736" w14:textId="77777777" w:rsidR="00400B82" w:rsidRDefault="00400B82" w:rsidP="00400B82">
      <w:pPr>
        <w:rPr>
          <w:rFonts w:cs="Arial"/>
        </w:rPr>
      </w:pPr>
      <w:r w:rsidRPr="00D97505">
        <w:rPr>
          <w:rFonts w:cs="Arial"/>
        </w:rPr>
        <w:t>© 20</w:t>
      </w:r>
      <w:r>
        <w:rPr>
          <w:rFonts w:cs="Arial"/>
        </w:rPr>
        <w:t>21</w:t>
      </w:r>
      <w:r w:rsidRPr="00D97505">
        <w:rPr>
          <w:rFonts w:cs="Arial"/>
        </w:rPr>
        <w:t xml:space="preserve"> Cisco and/or its affiliates. All rights reserved</w:t>
      </w:r>
      <w:bookmarkEnd w:id="78"/>
      <w:r w:rsidRPr="00D97505">
        <w:rPr>
          <w:rFonts w:cs="Arial"/>
        </w:rPr>
        <w:t>.</w:t>
      </w:r>
    </w:p>
    <w:p w14:paraId="10952108" w14:textId="77777777" w:rsidR="00BD7313" w:rsidRDefault="00BD7313" w:rsidP="00BD7313">
      <w:pPr>
        <w:rPr>
          <w:lang w:val="en-GB"/>
        </w:rPr>
      </w:pPr>
    </w:p>
    <w:p w14:paraId="4420F597" w14:textId="77777777" w:rsidR="00BD7313" w:rsidRDefault="00600038" w:rsidP="00BD7313">
      <w:pPr>
        <w:pStyle w:val="Heading1-NoNumbers"/>
      </w:pPr>
      <w:bookmarkStart w:id="79" w:name="_Toc351529809"/>
      <w:bookmarkStart w:id="80" w:name="_Toc67658140"/>
      <w:r>
        <w:lastRenderedPageBreak/>
        <w:t>Document Acceptance</w:t>
      </w:r>
      <w:bookmarkEnd w:id="76"/>
      <w:bookmarkEnd w:id="77"/>
      <w:bookmarkEnd w:id="79"/>
      <w:bookmarkEnd w:id="80"/>
    </w:p>
    <w:p w14:paraId="3F7A78D9" w14:textId="77777777" w:rsidR="00BD7313" w:rsidRPr="00F53833" w:rsidRDefault="00BD7313" w:rsidP="00BD7313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247"/>
        <w:gridCol w:w="3402"/>
        <w:gridCol w:w="1247"/>
        <w:gridCol w:w="3402"/>
      </w:tblGrid>
      <w:tr w:rsidR="00475326" w14:paraId="1A6B0218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587AF240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Name</w:t>
            </w:r>
          </w:p>
        </w:tc>
        <w:tc>
          <w:tcPr>
            <w:tcW w:w="3402" w:type="dxa"/>
            <w:vAlign w:val="center"/>
          </w:tcPr>
          <w:p w14:paraId="7FAC5DC8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1296CE60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Name</w:t>
            </w:r>
          </w:p>
        </w:tc>
        <w:tc>
          <w:tcPr>
            <w:tcW w:w="3402" w:type="dxa"/>
            <w:vAlign w:val="center"/>
          </w:tcPr>
          <w:p w14:paraId="3E77F126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7D8446EB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163C0A8B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Title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6D3656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30CA51CB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Title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CB09656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588D5EAA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56A191DE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Company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65CC17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4F534B0C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Company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72EA25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251D646C" w14:textId="77777777" w:rsidTr="00BD7313">
        <w:trPr>
          <w:trHeight w:val="819"/>
        </w:trPr>
        <w:tc>
          <w:tcPr>
            <w:tcW w:w="1247" w:type="dxa"/>
            <w:vAlign w:val="center"/>
          </w:tcPr>
          <w:p w14:paraId="427575B3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Signature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313AFB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0EB078B1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Signature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12D90C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04A16D8E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73A24C83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Date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45E3028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1C6A3E08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Date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DA8808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</w:tbl>
    <w:p w14:paraId="3FF4A179" w14:textId="77777777" w:rsidR="00BD7313" w:rsidRPr="00F53833" w:rsidRDefault="00BD7313" w:rsidP="00BD7313">
      <w:pPr>
        <w:jc w:val="right"/>
        <w:rPr>
          <w:rFonts w:cs="Arial"/>
        </w:rPr>
      </w:pPr>
    </w:p>
    <w:p w14:paraId="26E38456" w14:textId="77777777" w:rsidR="00BD7313" w:rsidRPr="00F53833" w:rsidRDefault="00BD7313" w:rsidP="00BD7313">
      <w:pPr>
        <w:jc w:val="right"/>
        <w:rPr>
          <w:rFonts w:cs="Arial"/>
        </w:rPr>
      </w:pPr>
    </w:p>
    <w:p w14:paraId="0158A7DF" w14:textId="77777777" w:rsidR="00BD7313" w:rsidRPr="00F53833" w:rsidRDefault="00BD7313" w:rsidP="00BD7313">
      <w:pPr>
        <w:jc w:val="right"/>
        <w:rPr>
          <w:rFonts w:cs="Arial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247"/>
        <w:gridCol w:w="3402"/>
        <w:gridCol w:w="1247"/>
        <w:gridCol w:w="3402"/>
      </w:tblGrid>
      <w:tr w:rsidR="00475326" w14:paraId="0EC234F9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412CB435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Name</w:t>
            </w:r>
          </w:p>
        </w:tc>
        <w:tc>
          <w:tcPr>
            <w:tcW w:w="3402" w:type="dxa"/>
            <w:vAlign w:val="center"/>
          </w:tcPr>
          <w:p w14:paraId="6B0A36CF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01E59B8A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Name</w:t>
            </w:r>
          </w:p>
        </w:tc>
        <w:tc>
          <w:tcPr>
            <w:tcW w:w="3402" w:type="dxa"/>
            <w:vAlign w:val="center"/>
          </w:tcPr>
          <w:p w14:paraId="608CA5D1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31513785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4B76EA1B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Title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FFE9BF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13B7195C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Title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2549125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524EA629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13CBC58E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Company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66A311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7B8A8BC7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Company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D2151E0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78ADEE6B" w14:textId="77777777" w:rsidTr="00BD7313">
        <w:trPr>
          <w:trHeight w:val="819"/>
        </w:trPr>
        <w:tc>
          <w:tcPr>
            <w:tcW w:w="1247" w:type="dxa"/>
            <w:vAlign w:val="center"/>
          </w:tcPr>
          <w:p w14:paraId="2E495E0B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Signature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FA99C18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38D6253A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Signature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5EFA1D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612E3E92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43A06E70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Date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CB9AA5B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79C965EF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Date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586BD9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</w:tbl>
    <w:p w14:paraId="46233F9B" w14:textId="77777777" w:rsidR="00BD7313" w:rsidRPr="00F53833" w:rsidRDefault="00BD7313" w:rsidP="00BD7313">
      <w:pPr>
        <w:jc w:val="right"/>
        <w:rPr>
          <w:rFonts w:cs="Arial"/>
        </w:rPr>
      </w:pPr>
    </w:p>
    <w:p w14:paraId="514BEB9C" w14:textId="77777777" w:rsidR="00BD7313" w:rsidRPr="00F53833" w:rsidRDefault="00BD7313" w:rsidP="00BD7313">
      <w:pPr>
        <w:jc w:val="right"/>
        <w:rPr>
          <w:rFonts w:cs="Arial"/>
        </w:rPr>
      </w:pPr>
    </w:p>
    <w:p w14:paraId="689A9264" w14:textId="77777777" w:rsidR="00BD7313" w:rsidRPr="00F53833" w:rsidRDefault="00BD7313" w:rsidP="00BD7313">
      <w:pPr>
        <w:jc w:val="right"/>
        <w:rPr>
          <w:rFonts w:cs="Arial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247"/>
        <w:gridCol w:w="3402"/>
        <w:gridCol w:w="1247"/>
        <w:gridCol w:w="3402"/>
      </w:tblGrid>
      <w:tr w:rsidR="00475326" w14:paraId="794F732B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0CEEF48D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Name</w:t>
            </w:r>
          </w:p>
        </w:tc>
        <w:tc>
          <w:tcPr>
            <w:tcW w:w="3402" w:type="dxa"/>
            <w:vAlign w:val="center"/>
          </w:tcPr>
          <w:p w14:paraId="4628801E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1AC7CFE6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Name</w:t>
            </w:r>
          </w:p>
        </w:tc>
        <w:tc>
          <w:tcPr>
            <w:tcW w:w="3402" w:type="dxa"/>
            <w:vAlign w:val="center"/>
          </w:tcPr>
          <w:p w14:paraId="7E7F6B97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3AB12472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78022770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Title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5AFE668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4826DADA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Title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A6CA72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077DA022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38D0099F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Company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00DFB4B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536E409D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Company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B1B51B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3FB13B9B" w14:textId="77777777" w:rsidTr="00BD7313">
        <w:trPr>
          <w:trHeight w:val="819"/>
        </w:trPr>
        <w:tc>
          <w:tcPr>
            <w:tcW w:w="1247" w:type="dxa"/>
            <w:vAlign w:val="center"/>
          </w:tcPr>
          <w:p w14:paraId="7974EB3A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Signature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70F6BA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29B5EB5A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Signature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312B4DC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  <w:tr w:rsidR="00475326" w14:paraId="14985150" w14:textId="77777777" w:rsidTr="00BD7313">
        <w:trPr>
          <w:trHeight w:val="480"/>
        </w:trPr>
        <w:tc>
          <w:tcPr>
            <w:tcW w:w="1247" w:type="dxa"/>
            <w:vAlign w:val="center"/>
          </w:tcPr>
          <w:p w14:paraId="0D48816D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Date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99FD74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  <w:tc>
          <w:tcPr>
            <w:tcW w:w="1247" w:type="dxa"/>
            <w:vAlign w:val="center"/>
          </w:tcPr>
          <w:p w14:paraId="7B9D1039" w14:textId="77777777" w:rsidR="00BD7313" w:rsidRPr="00F53833" w:rsidRDefault="00600038" w:rsidP="00BD7313">
            <w:pPr>
              <w:pStyle w:val="TableHeading"/>
              <w:jc w:val="right"/>
            </w:pPr>
            <w:r w:rsidRPr="00F53833">
              <w:t>Date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8446AE" w14:textId="77777777" w:rsidR="00BD7313" w:rsidRPr="00F53833" w:rsidRDefault="00BD7313" w:rsidP="00BD7313">
            <w:pPr>
              <w:pStyle w:val="TableEntry"/>
              <w:jc w:val="right"/>
              <w:rPr>
                <w:rFonts w:cs="Arial"/>
              </w:rPr>
            </w:pPr>
          </w:p>
        </w:tc>
      </w:tr>
    </w:tbl>
    <w:p w14:paraId="32742435" w14:textId="4378A33F" w:rsidR="00BD7313" w:rsidRDefault="00BD7313" w:rsidP="00BD7313">
      <w:pPr>
        <w:rPr>
          <w:lang w:val="en-GB"/>
        </w:rPr>
      </w:pPr>
    </w:p>
    <w:sectPr w:rsidR="00BD7313" w:rsidSect="00BD7313">
      <w:headerReference w:type="default" r:id="rId22"/>
      <w:headerReference w:type="first" r:id="rId23"/>
      <w:pgSz w:w="11906" w:h="16838" w:code="9"/>
      <w:pgMar w:top="1584" w:right="1440" w:bottom="1728" w:left="1440" w:header="56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1CCA5" w14:textId="77777777" w:rsidR="0073619F" w:rsidRDefault="0073619F">
      <w:r>
        <w:separator/>
      </w:r>
    </w:p>
  </w:endnote>
  <w:endnote w:type="continuationSeparator" w:id="0">
    <w:p w14:paraId="6853201D" w14:textId="77777777" w:rsidR="0073619F" w:rsidRDefault="00736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9016"/>
    </w:tblGrid>
    <w:tr w:rsidR="0073619F" w14:paraId="2BDE2747" w14:textId="77777777" w:rsidTr="00BD7313">
      <w:trPr>
        <w:trHeight w:val="132"/>
      </w:trPr>
      <w:tc>
        <w:tcPr>
          <w:tcW w:w="9112" w:type="dxa"/>
        </w:tcPr>
        <w:p w14:paraId="44D6BEC8" w14:textId="19868955" w:rsidR="0073619F" w:rsidRPr="00173ECF" w:rsidRDefault="0073619F" w:rsidP="00BD7313">
          <w:pPr>
            <w:pStyle w:val="Footer"/>
            <w:jc w:val="center"/>
            <w:rPr>
              <w:color w:val="808080" w:themeColor="background1" w:themeShade="80"/>
              <w:sz w:val="16"/>
              <w:szCs w:val="16"/>
            </w:rPr>
          </w:pPr>
          <w:r w:rsidRPr="00173ECF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73ECF">
            <w:rPr>
              <w:color w:val="808080" w:themeColor="background1" w:themeShade="80"/>
              <w:sz w:val="16"/>
              <w:szCs w:val="16"/>
            </w:rPr>
            <w:instrText xml:space="preserve"> DOCPROPERTY "documentClassification"  \* MERGEFORMAT </w:instrText>
          </w:r>
          <w:r w:rsidRPr="00173ECF">
            <w:rPr>
              <w:color w:val="808080" w:themeColor="background1" w:themeShade="80"/>
              <w:sz w:val="16"/>
              <w:szCs w:val="16"/>
            </w:rPr>
            <w:fldChar w:fldCharType="separate"/>
          </w:r>
          <w:r>
            <w:rPr>
              <w:color w:val="808080" w:themeColor="background1" w:themeShade="80"/>
              <w:sz w:val="16"/>
              <w:szCs w:val="16"/>
            </w:rPr>
            <w:t>Cisco Highly Confidential</w:t>
          </w:r>
          <w:r w:rsidRPr="00173ECF">
            <w:rPr>
              <w:color w:val="808080" w:themeColor="background1" w:themeShade="80"/>
              <w:sz w:val="16"/>
              <w:szCs w:val="16"/>
            </w:rPr>
            <w:fldChar w:fldCharType="end"/>
          </w:r>
          <w:r w:rsidRPr="00173ECF">
            <w:rPr>
              <w:color w:val="808080" w:themeColor="background1" w:themeShade="80"/>
              <w:sz w:val="16"/>
              <w:szCs w:val="16"/>
            </w:rPr>
            <w:t xml:space="preserve">. All printed copies and duplicate soft copies are considered uncontrolled </w:t>
          </w:r>
        </w:p>
        <w:p w14:paraId="7D61CC0E" w14:textId="77777777" w:rsidR="0073619F" w:rsidRPr="00173ECF" w:rsidRDefault="0073619F" w:rsidP="00BD7313">
          <w:pPr>
            <w:pStyle w:val="Footer"/>
            <w:jc w:val="center"/>
            <w:rPr>
              <w:color w:val="808080" w:themeColor="background1" w:themeShade="80"/>
              <w:sz w:val="16"/>
              <w:szCs w:val="16"/>
            </w:rPr>
          </w:pPr>
          <w:r w:rsidRPr="00173ECF">
            <w:rPr>
              <w:color w:val="808080" w:themeColor="background1" w:themeShade="80"/>
              <w:sz w:val="16"/>
              <w:szCs w:val="16"/>
            </w:rPr>
            <w:t>and the original online version should be referred to for the latest version.</w:t>
          </w:r>
        </w:p>
      </w:tc>
    </w:tr>
  </w:tbl>
  <w:p w14:paraId="0495A1BE" w14:textId="77777777" w:rsidR="0073619F" w:rsidRPr="00173ECF" w:rsidRDefault="007361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3534"/>
      <w:gridCol w:w="1697"/>
      <w:gridCol w:w="3785"/>
    </w:tblGrid>
    <w:tr w:rsidR="0073619F" w14:paraId="3375620F" w14:textId="77777777" w:rsidTr="00BD7313">
      <w:tc>
        <w:tcPr>
          <w:tcW w:w="3571" w:type="dxa"/>
        </w:tcPr>
        <w:p w14:paraId="48D1A2E1" w14:textId="5841F982" w:rsidR="0073619F" w:rsidRPr="00FA35A3" w:rsidRDefault="0073619F" w:rsidP="00BD7313">
          <w:pPr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fldChar w:fldCharType="begin"/>
          </w:r>
          <w:r>
            <w:rPr>
              <w:b/>
              <w:sz w:val="18"/>
              <w:szCs w:val="18"/>
            </w:rPr>
            <w:instrText xml:space="preserve"> SAVEDATE  \@ "MMMM d, yyyy"  \* MERGEFORMAT </w:instrText>
          </w:r>
          <w:r>
            <w:rPr>
              <w:b/>
              <w:sz w:val="18"/>
              <w:szCs w:val="18"/>
            </w:rPr>
            <w:fldChar w:fldCharType="separate"/>
          </w:r>
          <w:r>
            <w:rPr>
              <w:b/>
              <w:noProof/>
              <w:sz w:val="18"/>
              <w:szCs w:val="18"/>
            </w:rPr>
            <w:t>May 5, 2021</w:t>
          </w:r>
          <w:r>
            <w:rPr>
              <w:b/>
              <w:sz w:val="18"/>
              <w:szCs w:val="18"/>
            </w:rPr>
            <w:fldChar w:fldCharType="end"/>
          </w:r>
          <w:r>
            <w:rPr>
              <w:b/>
              <w:noProof/>
              <w:sz w:val="18"/>
              <w:szCs w:val="18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0F04FDD" wp14:editId="3E34891B">
                    <wp:simplePos x="0" y="0"/>
                    <wp:positionH relativeFrom="column">
                      <wp:posOffset>-53340</wp:posOffset>
                    </wp:positionH>
                    <wp:positionV relativeFrom="paragraph">
                      <wp:posOffset>-17145</wp:posOffset>
                    </wp:positionV>
                    <wp:extent cx="5705475" cy="0"/>
                    <wp:effectExtent l="13335" t="11430" r="5715" b="7620"/>
                    <wp:wrapNone/>
                    <wp:docPr id="2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570547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3980DDC" id="Straight Connector 11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4.2pt,-1.35pt" to="445.05pt,-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"/>
                </w:pict>
              </mc:Fallback>
            </mc:AlternateContent>
          </w:r>
        </w:p>
      </w:tc>
      <w:tc>
        <w:tcPr>
          <w:tcW w:w="5541" w:type="dxa"/>
          <w:gridSpan w:val="2"/>
        </w:tcPr>
        <w:p w14:paraId="2D62697B" w14:textId="77777777" w:rsidR="0073619F" w:rsidRPr="008E75E8" w:rsidRDefault="0073619F" w:rsidP="00BD7313">
          <w:pPr>
            <w:pStyle w:val="Footer2"/>
            <w:jc w:val="right"/>
            <w:rPr>
              <w:b w:val="0"/>
            </w:rPr>
          </w:pPr>
        </w:p>
      </w:tc>
    </w:tr>
    <w:tr w:rsidR="0073619F" w14:paraId="29DF2032" w14:textId="77777777" w:rsidTr="00BD7313">
      <w:tc>
        <w:tcPr>
          <w:tcW w:w="9112" w:type="dxa"/>
          <w:gridSpan w:val="3"/>
        </w:tcPr>
        <w:p w14:paraId="393FB324" w14:textId="59C0DB2E" w:rsidR="0073619F" w:rsidRPr="00173ECF" w:rsidRDefault="0073619F" w:rsidP="00BD7313">
          <w:pPr>
            <w:pStyle w:val="Footer"/>
            <w:jc w:val="center"/>
            <w:rPr>
              <w:b w:val="0"/>
              <w:color w:val="808080" w:themeColor="background1" w:themeShade="80"/>
              <w:sz w:val="16"/>
              <w:szCs w:val="16"/>
            </w:rPr>
          </w:pPr>
          <w:r w:rsidRPr="00173ECF">
            <w:rPr>
              <w:color w:val="808080" w:themeColor="background1" w:themeShade="80"/>
              <w:sz w:val="16"/>
              <w:szCs w:val="16"/>
            </w:rPr>
            <w:fldChar w:fldCharType="begin"/>
          </w:r>
          <w:r w:rsidRPr="00173ECF">
            <w:rPr>
              <w:color w:val="808080" w:themeColor="background1" w:themeShade="80"/>
              <w:sz w:val="16"/>
              <w:szCs w:val="16"/>
            </w:rPr>
            <w:instrText xml:space="preserve"> DOCPROPERTY "documentClassification"  \* MERGEFORMAT </w:instrText>
          </w:r>
          <w:r w:rsidRPr="00173ECF">
            <w:rPr>
              <w:color w:val="808080" w:themeColor="background1" w:themeShade="80"/>
              <w:sz w:val="16"/>
              <w:szCs w:val="16"/>
            </w:rPr>
            <w:fldChar w:fldCharType="separate"/>
          </w:r>
          <w:r>
            <w:rPr>
              <w:color w:val="808080" w:themeColor="background1" w:themeShade="80"/>
              <w:sz w:val="16"/>
              <w:szCs w:val="16"/>
            </w:rPr>
            <w:t>Cisco</w:t>
          </w:r>
          <w:r w:rsidRPr="00093447">
            <w:rPr>
              <w:b w:val="0"/>
              <w:sz w:val="16"/>
              <w:szCs w:val="16"/>
            </w:rPr>
            <w:t xml:space="preserve"> </w:t>
          </w:r>
          <w:r>
            <w:rPr>
              <w:color w:val="808080" w:themeColor="background1" w:themeShade="80"/>
              <w:sz w:val="16"/>
              <w:szCs w:val="16"/>
            </w:rPr>
            <w:t>Highly Confidential</w:t>
          </w:r>
          <w:r w:rsidRPr="00173ECF">
            <w:rPr>
              <w:color w:val="808080" w:themeColor="background1" w:themeShade="80"/>
              <w:sz w:val="16"/>
              <w:szCs w:val="16"/>
            </w:rPr>
            <w:fldChar w:fldCharType="end"/>
          </w:r>
          <w:r w:rsidRPr="00173ECF">
            <w:rPr>
              <w:b w:val="0"/>
              <w:sz w:val="16"/>
              <w:szCs w:val="16"/>
            </w:rPr>
            <w:t>.</w:t>
          </w:r>
          <w:r w:rsidRPr="00173ECF">
            <w:rPr>
              <w:b w:val="0"/>
              <w:color w:val="808080" w:themeColor="background1" w:themeShade="80"/>
              <w:sz w:val="16"/>
              <w:szCs w:val="16"/>
            </w:rPr>
            <w:t xml:space="preserve"> </w:t>
          </w:r>
          <w:r w:rsidRPr="00173ECF">
            <w:rPr>
              <w:color w:val="808080" w:themeColor="background1" w:themeShade="80"/>
              <w:sz w:val="16"/>
              <w:szCs w:val="16"/>
            </w:rPr>
            <w:t>All printed copies and duplicate soft copies are considered uncontrolled</w:t>
          </w:r>
          <w:r w:rsidRPr="00173ECF">
            <w:rPr>
              <w:b w:val="0"/>
              <w:color w:val="808080" w:themeColor="background1" w:themeShade="80"/>
              <w:sz w:val="16"/>
              <w:szCs w:val="16"/>
            </w:rPr>
            <w:t xml:space="preserve"> </w:t>
          </w:r>
        </w:p>
        <w:p w14:paraId="5BC82FD0" w14:textId="77777777" w:rsidR="0073619F" w:rsidRPr="00077536" w:rsidRDefault="0073619F" w:rsidP="00BD7313">
          <w:pPr>
            <w:pStyle w:val="Footer"/>
            <w:jc w:val="center"/>
            <w:rPr>
              <w:color w:val="808080" w:themeColor="background1" w:themeShade="80"/>
            </w:rPr>
          </w:pPr>
          <w:r w:rsidRPr="00077536">
            <w:rPr>
              <w:color w:val="808080" w:themeColor="background1" w:themeShade="80"/>
              <w:sz w:val="16"/>
              <w:szCs w:val="16"/>
            </w:rPr>
            <w:t>and the original online version should be referred to for the latest version.</w:t>
          </w:r>
        </w:p>
      </w:tc>
    </w:tr>
    <w:tr w:rsidR="0073619F" w14:paraId="2C030A1C" w14:textId="77777777" w:rsidTr="00BD7313">
      <w:tc>
        <w:tcPr>
          <w:tcW w:w="3571" w:type="dxa"/>
        </w:tcPr>
        <w:p w14:paraId="6FE2EBA3" w14:textId="77777777" w:rsidR="0073619F" w:rsidRPr="00077536" w:rsidRDefault="0073619F" w:rsidP="00BD7313">
          <w:pPr>
            <w:pStyle w:val="Footer"/>
            <w:rPr>
              <w:color w:val="808080" w:themeColor="background1" w:themeShade="80"/>
            </w:rPr>
          </w:pPr>
        </w:p>
      </w:tc>
      <w:tc>
        <w:tcPr>
          <w:tcW w:w="1710" w:type="dxa"/>
        </w:tcPr>
        <w:p w14:paraId="6F76C55F" w14:textId="1ECE175A" w:rsidR="0073619F" w:rsidRPr="00077536" w:rsidRDefault="0073619F" w:rsidP="00BD7313">
          <w:pPr>
            <w:pStyle w:val="Footer"/>
            <w:jc w:val="center"/>
            <w:rPr>
              <w:i/>
              <w:color w:val="808080" w:themeColor="background1" w:themeShade="80"/>
            </w:rPr>
          </w:pPr>
          <w:r w:rsidRPr="00077536">
            <w:rPr>
              <w:color w:val="808080" w:themeColor="background1" w:themeShade="80"/>
            </w:rPr>
            <w:t xml:space="preserve">Page </w:t>
          </w:r>
          <w:r w:rsidRPr="00077536">
            <w:rPr>
              <w:i/>
              <w:color w:val="808080" w:themeColor="background1" w:themeShade="80"/>
            </w:rPr>
            <w:fldChar w:fldCharType="begin"/>
          </w:r>
          <w:r w:rsidRPr="00077536">
            <w:rPr>
              <w:color w:val="808080" w:themeColor="background1" w:themeShade="80"/>
            </w:rPr>
            <w:instrText xml:space="preserve"> PAGE </w:instrText>
          </w:r>
          <w:r w:rsidRPr="00077536">
            <w:rPr>
              <w:i/>
              <w:color w:val="808080" w:themeColor="background1" w:themeShade="80"/>
            </w:rPr>
            <w:fldChar w:fldCharType="separate"/>
          </w:r>
          <w:r>
            <w:rPr>
              <w:noProof/>
              <w:color w:val="808080" w:themeColor="background1" w:themeShade="80"/>
            </w:rPr>
            <w:t>2</w:t>
          </w:r>
          <w:r w:rsidRPr="00077536">
            <w:rPr>
              <w:i/>
              <w:color w:val="808080" w:themeColor="background1" w:themeShade="80"/>
            </w:rPr>
            <w:fldChar w:fldCharType="end"/>
          </w:r>
          <w:r w:rsidRPr="00077536">
            <w:rPr>
              <w:color w:val="808080" w:themeColor="background1" w:themeShade="80"/>
            </w:rPr>
            <w:t xml:space="preserve"> of </w:t>
          </w:r>
          <w:r w:rsidRPr="00077536">
            <w:rPr>
              <w:i/>
              <w:color w:val="808080" w:themeColor="background1" w:themeShade="80"/>
            </w:rPr>
            <w:fldChar w:fldCharType="begin"/>
          </w:r>
          <w:r w:rsidRPr="00077536">
            <w:rPr>
              <w:color w:val="808080" w:themeColor="background1" w:themeShade="80"/>
            </w:rPr>
            <w:instrText xml:space="preserve"> NUMPAGES  </w:instrText>
          </w:r>
          <w:r w:rsidRPr="00077536">
            <w:rPr>
              <w:i/>
              <w:color w:val="808080" w:themeColor="background1" w:themeShade="80"/>
            </w:rPr>
            <w:fldChar w:fldCharType="separate"/>
          </w:r>
          <w:r>
            <w:rPr>
              <w:noProof/>
              <w:color w:val="808080" w:themeColor="background1" w:themeShade="80"/>
            </w:rPr>
            <w:t>11</w:t>
          </w:r>
          <w:r w:rsidRPr="00077536">
            <w:rPr>
              <w:i/>
              <w:noProof/>
              <w:color w:val="808080" w:themeColor="background1" w:themeShade="80"/>
            </w:rPr>
            <w:fldChar w:fldCharType="end"/>
          </w:r>
        </w:p>
      </w:tc>
      <w:tc>
        <w:tcPr>
          <w:tcW w:w="3831" w:type="dxa"/>
        </w:tcPr>
        <w:p w14:paraId="3A7EC2C6" w14:textId="77777777" w:rsidR="0073619F" w:rsidRPr="00077536" w:rsidRDefault="0073619F" w:rsidP="00BD7313">
          <w:pPr>
            <w:pStyle w:val="Footer"/>
            <w:rPr>
              <w:color w:val="808080" w:themeColor="background1" w:themeShade="80"/>
            </w:rPr>
          </w:pPr>
        </w:p>
      </w:tc>
    </w:tr>
  </w:tbl>
  <w:p w14:paraId="0BA7A865" w14:textId="77777777" w:rsidR="0073619F" w:rsidRDefault="007361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FACDC" w14:textId="77777777" w:rsidR="0073619F" w:rsidRDefault="0073619F">
      <w:r>
        <w:separator/>
      </w:r>
    </w:p>
  </w:footnote>
  <w:footnote w:type="continuationSeparator" w:id="0">
    <w:p w14:paraId="02031C76" w14:textId="77777777" w:rsidR="0073619F" w:rsidRDefault="007361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CiscoCXTable"/>
      <w:tblW w:w="1349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Look w:val="04A0" w:firstRow="1" w:lastRow="0" w:firstColumn="1" w:lastColumn="0" w:noHBand="0" w:noVBand="1"/>
    </w:tblPr>
    <w:tblGrid>
      <w:gridCol w:w="4522"/>
      <w:gridCol w:w="4484"/>
      <w:gridCol w:w="4484"/>
    </w:tblGrid>
    <w:tr w:rsidR="0073619F" w14:paraId="6C28265B" w14:textId="77777777" w:rsidTr="00BA1F0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522" w:type="dxa"/>
          <w:shd w:val="clear" w:color="auto" w:fill="auto"/>
        </w:tcPr>
        <w:p w14:paraId="1B8D5D65" w14:textId="77777777" w:rsidR="0073619F" w:rsidRDefault="0073619F" w:rsidP="00BA1F0D">
          <w:pPr>
            <w:pStyle w:val="Header"/>
          </w:pPr>
          <w:r>
            <w:rPr>
              <w:noProof/>
              <w:lang w:val="es-MX" w:eastAsia="es-MX"/>
            </w:rPr>
            <w:drawing>
              <wp:inline distT="0" distB="0" distL="0" distR="0" wp14:anchorId="144C2C7D" wp14:editId="49536FAE">
                <wp:extent cx="762762" cy="4191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isco logo--new 20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864" cy="434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84" w:type="dxa"/>
          <w:shd w:val="clear" w:color="auto" w:fill="auto"/>
        </w:tcPr>
        <w:p w14:paraId="74630E66" w14:textId="77777777" w:rsidR="0073619F" w:rsidRDefault="0073619F" w:rsidP="00BA1F0D">
          <w:pPr>
            <w:pStyle w:val="Header"/>
            <w:jc w:val="right"/>
            <w:rPr>
              <w:color w:val="000000" w:themeColor="text1"/>
            </w:rPr>
          </w:pPr>
          <w:r w:rsidRPr="00EC5F09">
            <w:rPr>
              <w:noProof/>
              <w:lang w:val="es-MX" w:eastAsia="es-MX"/>
            </w:rPr>
            <w:drawing>
              <wp:anchor distT="0" distB="0" distL="114300" distR="114300" simplePos="0" relativeHeight="251660288" behindDoc="1" locked="0" layoutInCell="1" allowOverlap="1" wp14:anchorId="172C61A8" wp14:editId="1CAB3496">
                <wp:simplePos x="0" y="0"/>
                <wp:positionH relativeFrom="rightMargin">
                  <wp:posOffset>-874395</wp:posOffset>
                </wp:positionH>
                <wp:positionV relativeFrom="paragraph">
                  <wp:posOffset>60960</wp:posOffset>
                </wp:positionV>
                <wp:extent cx="561975" cy="561975"/>
                <wp:effectExtent l="0" t="0" r="9525" b="9525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att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975" cy="56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C5F09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6F0D2E10" wp14:editId="67AD1844">
                <wp:simplePos x="0" y="0"/>
                <wp:positionH relativeFrom="column">
                  <wp:posOffset>2395990</wp:posOffset>
                </wp:positionH>
                <wp:positionV relativeFrom="paragraph">
                  <wp:posOffset>3175</wp:posOffset>
                </wp:positionV>
                <wp:extent cx="671830" cy="504825"/>
                <wp:effectExtent l="0" t="0" r="0" b="9525"/>
                <wp:wrapNone/>
                <wp:docPr id="15" name="Picture 15" descr="att_2016_logo_with_ty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att_2016_logo_with_typ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 r:link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5371"/>
                        <a:stretch/>
                      </pic:blipFill>
                      <pic:spPr bwMode="auto">
                        <a:xfrm>
                          <a:off x="0" y="0"/>
                          <a:ext cx="67183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6B977C32" w14:textId="77777777" w:rsidR="0073619F" w:rsidRDefault="0073619F" w:rsidP="00BA1F0D">
          <w:pPr>
            <w:pStyle w:val="Header"/>
            <w:jc w:val="right"/>
            <w:rPr>
              <w:color w:val="000000" w:themeColor="text1"/>
            </w:rPr>
          </w:pPr>
        </w:p>
      </w:tc>
      <w:tc>
        <w:tcPr>
          <w:tcW w:w="4484" w:type="dxa"/>
          <w:shd w:val="clear" w:color="auto" w:fill="auto"/>
        </w:tcPr>
        <w:p w14:paraId="1944A637" w14:textId="7AC82745" w:rsidR="0073619F" w:rsidRDefault="0073619F" w:rsidP="00BA1F0D">
          <w:pPr>
            <w:pStyle w:val="Header"/>
            <w:jc w:val="right"/>
            <w:rPr>
              <w:color w:val="000000" w:themeColor="text1"/>
            </w:rPr>
          </w:pPr>
        </w:p>
        <w:p w14:paraId="79A93A22" w14:textId="29A52502" w:rsidR="0073619F" w:rsidRDefault="0073619F" w:rsidP="00BA1F0D">
          <w:pPr>
            <w:pStyle w:val="Header"/>
            <w:jc w:val="right"/>
          </w:pPr>
        </w:p>
      </w:tc>
    </w:tr>
  </w:tbl>
  <w:p w14:paraId="5B546293" w14:textId="77777777" w:rsidR="0073619F" w:rsidRDefault="0073619F" w:rsidP="00BD73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58021" w14:textId="77777777" w:rsidR="0073619F" w:rsidRDefault="0073619F" w:rsidP="00BD73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05E6E" w14:textId="77777777" w:rsidR="0073619F" w:rsidRDefault="0073619F" w:rsidP="00BD7313">
    <w:pPr>
      <w:pStyle w:val="Header"/>
    </w:pPr>
  </w:p>
  <w:p w14:paraId="29837A74" w14:textId="77777777" w:rsidR="0073619F" w:rsidRDefault="0073619F" w:rsidP="00BD731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6A7CD" w14:textId="77777777" w:rsidR="0073619F" w:rsidRDefault="0073619F" w:rsidP="00BD7313">
    <w:pPr>
      <w:pStyle w:val="Header"/>
    </w:pPr>
  </w:p>
  <w:p w14:paraId="49102AF4" w14:textId="77777777" w:rsidR="0073619F" w:rsidRDefault="0073619F" w:rsidP="00BD73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83" type="#_x0000_t75" style="width:91pt;height:103.5pt" o:bullet="t">
        <v:imagedata r:id="rId1" o:title="clock"/>
      </v:shape>
    </w:pict>
  </w:numPicBullet>
  <w:numPicBullet w:numPicBulletId="1">
    <w:pict>
      <v:shape id="_x0000_i1984" type="#_x0000_t75" style="width:35.5pt;height:32.5pt" o:bullet="t">
        <v:imagedata r:id="rId2" o:title="NOTE icon"/>
      </v:shape>
    </w:pict>
  </w:numPicBullet>
  <w:numPicBullet w:numPicBulletId="2">
    <w:pict>
      <v:shape id="_x0000_i1985" type="#_x0000_t75" style="width:42pt;height:40pt" o:bullet="t">
        <v:imagedata r:id="rId3" o:title="Screen Shot 2016-05-23 at 8"/>
      </v:shape>
    </w:pict>
  </w:numPicBullet>
  <w:numPicBullet w:numPicBulletId="3">
    <w:pict>
      <v:shape id="_x0000_i1986" type="#_x0000_t75" style="width:43pt;height:36pt" o:bullet="t">
        <v:imagedata r:id="rId4" o:title="Screen Shot 2016-05-23 at 8"/>
      </v:shape>
    </w:pict>
  </w:numPicBullet>
  <w:numPicBullet w:numPicBulletId="4">
    <w:pict>
      <v:shape id="_x0000_i1987" type="#_x0000_t75" style="width:32pt;height:32pt" o:bullet="t">
        <v:imagedata r:id="rId5" o:title="Screen Shot 2016-05-23 at 8"/>
      </v:shape>
    </w:pict>
  </w:numPicBullet>
  <w:numPicBullet w:numPicBulletId="5">
    <w:pict>
      <v:shape id="_x0000_i1988" type="#_x0000_t75" style="width:51pt;height:44pt" o:bullet="t">
        <v:imagedata r:id="rId6" o:title="Caution"/>
      </v:shape>
    </w:pict>
  </w:numPicBullet>
  <w:abstractNum w:abstractNumId="0" w15:restartNumberingAfterBreak="0">
    <w:nsid w:val="FFFFFF7F"/>
    <w:multiLevelType w:val="singleLevel"/>
    <w:tmpl w:val="94B44C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A5764BF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1">
    <w:nsid w:val="091D5D3A"/>
    <w:multiLevelType w:val="hybridMultilevel"/>
    <w:tmpl w:val="A8C4EE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330EA"/>
    <w:multiLevelType w:val="hybridMultilevel"/>
    <w:tmpl w:val="E7C049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87323"/>
    <w:multiLevelType w:val="multilevel"/>
    <w:tmpl w:val="DF4E4874"/>
    <w:lvl w:ilvl="0">
      <w:start w:val="1"/>
      <w:numFmt w:val="decimal"/>
      <w:pStyle w:val="Heading1"/>
      <w:suff w:val="nothing"/>
      <w:lvlText w:val="%1  "/>
      <w:lvlJc w:val="left"/>
      <w:pPr>
        <w:ind w:left="90" w:firstLine="0"/>
      </w:pPr>
      <w:rPr>
        <w:rFonts w:ascii="Arial" w:hAnsi="Arial" w:cs="Arial" w:hint="default"/>
        <w:b/>
        <w:i w:val="0"/>
        <w:sz w:val="36"/>
        <w:szCs w:val="36"/>
      </w:rPr>
    </w:lvl>
    <w:lvl w:ilvl="1">
      <w:start w:val="1"/>
      <w:numFmt w:val="decimal"/>
      <w:pStyle w:val="Heading2"/>
      <w:suff w:val="nothing"/>
      <w:lvlText w:val="%1.%2  "/>
      <w:lvlJc w:val="left"/>
      <w:pPr>
        <w:ind w:left="284" w:firstLine="0"/>
      </w:pPr>
      <w:rPr>
        <w:rFonts w:ascii="Arial" w:hAnsi="Arial" w:cs="Arial" w:hint="default"/>
        <w:b/>
        <w:i w:val="0"/>
        <w:sz w:val="32"/>
        <w:szCs w:val="32"/>
        <w:lang w:val="en-US"/>
      </w:rPr>
    </w:lvl>
    <w:lvl w:ilvl="2">
      <w:start w:val="1"/>
      <w:numFmt w:val="decimal"/>
      <w:pStyle w:val="Heading3"/>
      <w:suff w:val="nothing"/>
      <w:lvlText w:val="%1.%2.%3  "/>
      <w:lvlJc w:val="left"/>
      <w:pPr>
        <w:ind w:left="142" w:firstLine="0"/>
      </w:pPr>
      <w:rPr>
        <w:rFonts w:hint="default"/>
      </w:rPr>
    </w:lvl>
    <w:lvl w:ilvl="3">
      <w:start w:val="1"/>
      <w:numFmt w:val="decimal"/>
      <w:pStyle w:val="Heading4"/>
      <w:suff w:val="nothing"/>
      <w:lvlText w:val="%1.%2.%3.%4  "/>
      <w:lvlJc w:val="left"/>
      <w:pPr>
        <w:ind w:left="900" w:firstLine="0"/>
      </w:pPr>
      <w:rPr>
        <w:rFonts w:hint="default"/>
      </w:rPr>
    </w:lvl>
    <w:lvl w:ilvl="4">
      <w:start w:val="1"/>
      <w:numFmt w:val="decimal"/>
      <w:pStyle w:val="Heading5"/>
      <w:suff w:val="nothing"/>
      <w:lvlText w:val="%1.%2.%3.%4.%5 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nothing"/>
      <w:lvlText w:val="%1.%2.%3.%4.%5.%6  "/>
      <w:lvlJc w:val="left"/>
      <w:pPr>
        <w:ind w:left="0" w:firstLine="0"/>
      </w:pPr>
      <w:rPr>
        <w:rFonts w:ascii="Arial" w:hAnsi="Arial" w:hint="default"/>
        <w:b w:val="0"/>
        <w:i w:val="0"/>
        <w:sz w:val="24"/>
      </w:rPr>
    </w:lvl>
    <w:lvl w:ilvl="6">
      <w:start w:val="1"/>
      <w:numFmt w:val="decimal"/>
      <w:pStyle w:val="Heading7"/>
      <w:suff w:val="nothing"/>
      <w:lvlText w:val="%1.%2.%3.%4.%5.%6.%7  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nothing"/>
      <w:lvlText w:val="%1.%2.%3.%4.%5.%6.%7.%8  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nothing"/>
      <w:lvlText w:val="%1.%2.%3.%4.%5.%6.%7.%8.%9  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A97483D"/>
    <w:multiLevelType w:val="hybridMultilevel"/>
    <w:tmpl w:val="3580B67C"/>
    <w:lvl w:ilvl="0" w:tplc="DB24B684">
      <w:start w:val="1"/>
      <w:numFmt w:val="bullet"/>
      <w:pStyle w:val="Tip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  <w:sz w:val="44"/>
        <w:szCs w:val="52"/>
      </w:rPr>
    </w:lvl>
    <w:lvl w:ilvl="1" w:tplc="9AF67E9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BA8284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C457A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CC0E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34A00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C256F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F85A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30879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15767"/>
    <w:multiLevelType w:val="hybridMultilevel"/>
    <w:tmpl w:val="830250F4"/>
    <w:lvl w:ilvl="0" w:tplc="D51E6BDC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E5A774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CD6DCD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F4E427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B61E4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E20EB8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EE42A4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D4D0E44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9205A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374673"/>
    <w:multiLevelType w:val="hybridMultilevel"/>
    <w:tmpl w:val="E7C049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32596"/>
    <w:multiLevelType w:val="hybridMultilevel"/>
    <w:tmpl w:val="A9C0C83A"/>
    <w:lvl w:ilvl="0" w:tplc="C3DC6FB2">
      <w:start w:val="1"/>
      <w:numFmt w:val="bullet"/>
      <w:pStyle w:val="Caution"/>
      <w:lvlText w:val=""/>
      <w:lvlPicBulletId w:val="4"/>
      <w:lvlJc w:val="left"/>
      <w:pPr>
        <w:ind w:left="360" w:hanging="360"/>
      </w:pPr>
      <w:rPr>
        <w:rFonts w:ascii="Symbol" w:hAnsi="Symbol" w:hint="default"/>
        <w:color w:val="auto"/>
        <w:sz w:val="48"/>
        <w:szCs w:val="52"/>
      </w:rPr>
    </w:lvl>
    <w:lvl w:ilvl="1" w:tplc="6A96970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F09FA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053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3A0E5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F3270C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9830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1285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DA4357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92DA0"/>
    <w:multiLevelType w:val="hybridMultilevel"/>
    <w:tmpl w:val="AD203B52"/>
    <w:lvl w:ilvl="0" w:tplc="82ECF856">
      <w:start w:val="1"/>
      <w:numFmt w:val="bullet"/>
      <w:pStyle w:val="Timesaver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48"/>
        <w:szCs w:val="56"/>
      </w:rPr>
    </w:lvl>
    <w:lvl w:ilvl="1" w:tplc="B0F409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E2429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327AC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6E79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23A5F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7C8B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1067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95CD3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87C77"/>
    <w:multiLevelType w:val="hybridMultilevel"/>
    <w:tmpl w:val="8F24F65E"/>
    <w:lvl w:ilvl="0" w:tplc="449ECFD0">
      <w:start w:val="1"/>
      <w:numFmt w:val="bullet"/>
      <w:pStyle w:val="List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9AA84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46CBC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3C617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0E37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B2A62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CC415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7441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A658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1">
    <w:nsid w:val="2D1E12E0"/>
    <w:multiLevelType w:val="hybridMultilevel"/>
    <w:tmpl w:val="B14A0E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844CCC"/>
    <w:multiLevelType w:val="multilevel"/>
    <w:tmpl w:val="7E643592"/>
    <w:lvl w:ilvl="0">
      <w:start w:val="1"/>
      <w:numFmt w:val="decimal"/>
      <w:pStyle w:val="Normal-Numbered"/>
      <w:lvlText w:val="%1."/>
      <w:lvlJc w:val="left"/>
      <w:pPr>
        <w:tabs>
          <w:tab w:val="num" w:pos="723"/>
        </w:tabs>
        <w:ind w:left="360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  <w:rPr>
        <w:rFonts w:hint="default"/>
      </w:rPr>
    </w:lvl>
  </w:abstractNum>
  <w:abstractNum w:abstractNumId="13" w15:restartNumberingAfterBreak="0">
    <w:nsid w:val="361F713E"/>
    <w:multiLevelType w:val="hybridMultilevel"/>
    <w:tmpl w:val="41F23B9C"/>
    <w:lvl w:ilvl="0" w:tplc="94EEF652">
      <w:start w:val="1"/>
      <w:numFmt w:val="bullet"/>
      <w:pStyle w:val="ListBullet3"/>
      <w:lvlText w:val=""/>
      <w:lvlJc w:val="left"/>
      <w:pPr>
        <w:ind w:left="1584" w:hanging="360"/>
      </w:pPr>
      <w:rPr>
        <w:rFonts w:ascii="Wingdings" w:hAnsi="Wingdings" w:hint="default"/>
      </w:rPr>
    </w:lvl>
    <w:lvl w:ilvl="1" w:tplc="66A0810A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B82C68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D180C648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32688CA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29589BE4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152A421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DB3078C8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2CAC0BF8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4" w15:restartNumberingAfterBreak="0">
    <w:nsid w:val="364F37B4"/>
    <w:multiLevelType w:val="hybridMultilevel"/>
    <w:tmpl w:val="254E6FDA"/>
    <w:lvl w:ilvl="0" w:tplc="04B604FA">
      <w:start w:val="1"/>
      <w:numFmt w:val="bullet"/>
      <w:lvlText w:val="-"/>
      <w:lvlJc w:val="left"/>
      <w:pPr>
        <w:ind w:left="1494" w:hanging="360"/>
      </w:pPr>
      <w:rPr>
        <w:rFonts w:ascii="Arial" w:eastAsiaTheme="minorHAnsi" w:hAnsi="Arial" w:cs="Arial" w:hint="default"/>
      </w:rPr>
    </w:lvl>
    <w:lvl w:ilvl="1" w:tplc="08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36686676"/>
    <w:multiLevelType w:val="hybridMultilevel"/>
    <w:tmpl w:val="DCA64B7A"/>
    <w:lvl w:ilvl="0" w:tplc="E804973C">
      <w:start w:val="1"/>
      <w:numFmt w:val="bullet"/>
      <w:pStyle w:val="Warning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  <w:sz w:val="44"/>
        <w:szCs w:val="52"/>
      </w:rPr>
    </w:lvl>
    <w:lvl w:ilvl="1" w:tplc="52AC01D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F439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C98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4869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574CF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68A31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CE5D3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384D1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93509"/>
    <w:multiLevelType w:val="multilevel"/>
    <w:tmpl w:val="38FC836A"/>
    <w:styleLink w:val="BulletsLists"/>
    <w:lvl w:ilvl="0">
      <w:start w:val="1"/>
      <w:numFmt w:val="bullet"/>
      <w:pStyle w:val="ListParagraph"/>
      <w:lvlText w:val=""/>
      <w:lvlJc w:val="left"/>
      <w:pPr>
        <w:ind w:left="4522" w:hanging="360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914" w:hanging="360"/>
      </w:pPr>
      <w:rPr>
        <w:rFonts w:ascii="Calibri" w:hAnsi="Calibri" w:hint="default"/>
      </w:rPr>
    </w:lvl>
    <w:lvl w:ilvl="2">
      <w:start w:val="1"/>
      <w:numFmt w:val="bullet"/>
      <w:lvlText w:val="o"/>
      <w:lvlJc w:val="left"/>
      <w:pPr>
        <w:ind w:left="5328" w:hanging="418"/>
      </w:pPr>
      <w:rPr>
        <w:rFonts w:ascii="Courier New" w:hAnsi="Courier New" w:hint="default"/>
      </w:rPr>
    </w:lvl>
    <w:lvl w:ilvl="3">
      <w:start w:val="1"/>
      <w:numFmt w:val="none"/>
      <w:lvlText w:val=""/>
      <w:lvlJc w:val="left"/>
      <w:pPr>
        <w:ind w:left="7042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7762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8482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9202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9922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10642" w:hanging="360"/>
      </w:pPr>
      <w:rPr>
        <w:rFonts w:hint="default"/>
      </w:rPr>
    </w:lvl>
  </w:abstractNum>
  <w:abstractNum w:abstractNumId="17" w15:restartNumberingAfterBreak="0">
    <w:nsid w:val="43222779"/>
    <w:multiLevelType w:val="hybridMultilevel"/>
    <w:tmpl w:val="D554A8EA"/>
    <w:lvl w:ilvl="0" w:tplc="8AF66C3C">
      <w:start w:val="1"/>
      <w:numFmt w:val="bullet"/>
      <w:pStyle w:val="Normal-Bullet"/>
      <w:lvlText w:val=""/>
      <w:lvlJc w:val="left"/>
      <w:pPr>
        <w:tabs>
          <w:tab w:val="num" w:pos="1854"/>
        </w:tabs>
        <w:ind w:left="1854" w:hanging="360"/>
      </w:pPr>
      <w:rPr>
        <w:rFonts w:ascii="Symbol" w:hAnsi="Symbol" w:hint="default"/>
      </w:rPr>
    </w:lvl>
    <w:lvl w:ilvl="1" w:tplc="A49A3086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C9962E34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FB268CF6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32845EE6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17BA8180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AC023C38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9A46DB48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FAB6AC06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BF64F2F"/>
    <w:multiLevelType w:val="hybridMultilevel"/>
    <w:tmpl w:val="00786386"/>
    <w:lvl w:ilvl="0" w:tplc="5B928962">
      <w:start w:val="1"/>
      <w:numFmt w:val="bullet"/>
      <w:pStyle w:val="Note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44"/>
        <w:szCs w:val="56"/>
      </w:rPr>
    </w:lvl>
    <w:lvl w:ilvl="1" w:tplc="0BE2251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8CC5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AD4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DE105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2830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E6D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EA41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5E6E0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71211"/>
    <w:multiLevelType w:val="multilevel"/>
    <w:tmpl w:val="88E08B4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5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28" w:hanging="2520"/>
      </w:pPr>
      <w:rPr>
        <w:rFonts w:hint="default"/>
      </w:rPr>
    </w:lvl>
  </w:abstractNum>
  <w:abstractNum w:abstractNumId="20" w15:restartNumberingAfterBreak="0">
    <w:nsid w:val="5DCD4443"/>
    <w:multiLevelType w:val="hybridMultilevel"/>
    <w:tmpl w:val="42844A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266CE"/>
    <w:multiLevelType w:val="hybridMultilevel"/>
    <w:tmpl w:val="BD8C5558"/>
    <w:lvl w:ilvl="0" w:tplc="04090001">
      <w:start w:val="1"/>
      <w:numFmt w:val="bullet"/>
      <w:lvlText w:val=""/>
      <w:lvlJc w:val="left"/>
      <w:pPr>
        <w:ind w:left="185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7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9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1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3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5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7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9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18" w:hanging="360"/>
      </w:pPr>
      <w:rPr>
        <w:rFonts w:ascii="Wingdings" w:hAnsi="Wingdings" w:hint="default"/>
      </w:rPr>
    </w:lvl>
  </w:abstractNum>
  <w:abstractNum w:abstractNumId="22" w15:restartNumberingAfterBreak="1">
    <w:nsid w:val="6E561C4C"/>
    <w:multiLevelType w:val="hybridMultilevel"/>
    <w:tmpl w:val="7C0437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92CBF"/>
    <w:multiLevelType w:val="multilevel"/>
    <w:tmpl w:val="AD203B5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48"/>
        <w:szCs w:val="5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864E7"/>
    <w:multiLevelType w:val="hybridMultilevel"/>
    <w:tmpl w:val="6FDE1AA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793D6369"/>
    <w:multiLevelType w:val="hybridMultilevel"/>
    <w:tmpl w:val="AD4A8014"/>
    <w:lvl w:ilvl="0" w:tplc="6584DC8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9F88542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2ACE83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7BCB094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186B3A8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A30E46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4CE8994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7025190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784A2726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"/>
  </w:num>
  <w:num w:numId="4">
    <w:abstractNumId w:val="0"/>
  </w:num>
  <w:num w:numId="5">
    <w:abstractNumId w:val="17"/>
  </w:num>
  <w:num w:numId="6">
    <w:abstractNumId w:val="12"/>
  </w:num>
  <w:num w:numId="7">
    <w:abstractNumId w:val="12"/>
  </w:num>
  <w:num w:numId="8">
    <w:abstractNumId w:val="18"/>
  </w:num>
  <w:num w:numId="9">
    <w:abstractNumId w:val="8"/>
  </w:num>
  <w:num w:numId="10">
    <w:abstractNumId w:val="5"/>
  </w:num>
  <w:num w:numId="11">
    <w:abstractNumId w:val="9"/>
  </w:num>
  <w:num w:numId="12">
    <w:abstractNumId w:val="10"/>
  </w:num>
  <w:num w:numId="13">
    <w:abstractNumId w:val="6"/>
  </w:num>
  <w:num w:numId="14">
    <w:abstractNumId w:val="13"/>
  </w:num>
  <w:num w:numId="15">
    <w:abstractNumId w:val="15"/>
  </w:num>
  <w:num w:numId="16">
    <w:abstractNumId w:val="1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</w:num>
  <w:num w:numId="22">
    <w:abstractNumId w:val="25"/>
  </w:num>
  <w:num w:numId="23">
    <w:abstractNumId w:val="23"/>
  </w:num>
  <w:num w:numId="24">
    <w:abstractNumId w:val="19"/>
  </w:num>
  <w:num w:numId="25">
    <w:abstractNumId w:val="14"/>
  </w:num>
  <w:num w:numId="26">
    <w:abstractNumId w:val="4"/>
  </w:num>
  <w:num w:numId="27">
    <w:abstractNumId w:val="4"/>
  </w:num>
  <w:num w:numId="28">
    <w:abstractNumId w:val="21"/>
  </w:num>
  <w:num w:numId="29">
    <w:abstractNumId w:val="24"/>
  </w:num>
  <w:num w:numId="30">
    <w:abstractNumId w:val="4"/>
  </w:num>
  <w:num w:numId="31">
    <w:abstractNumId w:val="4"/>
  </w:num>
  <w:num w:numId="32">
    <w:abstractNumId w:val="4"/>
  </w:num>
  <w:num w:numId="33">
    <w:abstractNumId w:val="8"/>
  </w:num>
  <w:num w:numId="34">
    <w:abstractNumId w:val="8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20"/>
  </w:num>
  <w:num w:numId="42">
    <w:abstractNumId w:val="3"/>
  </w:num>
  <w:num w:numId="43">
    <w:abstractNumId w:val="7"/>
  </w:num>
  <w:num w:numId="44">
    <w:abstractNumId w:val="11"/>
  </w:num>
  <w:num w:numId="45">
    <w:abstractNumId w:val="4"/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"/>
  </w:num>
  <w:num w:numId="48">
    <w:abstractNumId w:val="22"/>
  </w:num>
  <w:num w:numId="49">
    <w:abstractNumId w:val="4"/>
  </w:num>
  <w:num w:numId="50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ctor Suarez (visuarez)">
    <w15:presenceInfo w15:providerId="AD" w15:userId="S::visuarez@cisco.com::458d3202-6f85-46f9-9dad-2854d0ef8b28"/>
  </w15:person>
</w15:people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4980808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308488"/>
  </wne:recipientData>
  <wne:recipientData>
    <wne:active wne:val="1"/>
    <wne:hash wne:val="4980808"/>
  </wne:recipientData>
  <wne:recipientData>
    <wne:active wne:val="1"/>
    <wne:hash wne:val="4390984"/>
  </wne:recipientData>
  <wne:recipientData>
    <wne:active wne:val="1"/>
    <wne:hash wne:val="4259912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439098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439098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439098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505096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505096"/>
  </wne:recipientData>
  <wne:recipientData>
    <wne:active wne:val="1"/>
    <wne:hash wne:val="439098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  <wne:hash wne:val="5046344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stylePaneFormatFilter w:val="B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stylePaneSortMethod w:val="0000"/>
  <w:mailMerge>
    <w:mainDocumentType w:val="formLetters"/>
    <w:linkToQuery/>
    <w:dataType w:val="native"/>
    <w:connectString w:val="Provider=Microsoft.ACE.OLEDB.12.0;User ID=Admin;Data Source=C:\Users\joceron\Documents\MyJabberFiles\visuarez@cisco.com\NETSIMP IP PLAN V1.4 25Mar2019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IP PLAN$'` "/>
    <w:viewMergedData/>
    <w:activeRecord w:val="46"/>
    <w:odso>
      <w:udl w:val="Provider=Microsoft.ACE.OLEDB.12.0;User ID=Admin;Data Source=C:\Users\joceron\Documents\MyJabberFiles\visuarez@cisco.com\NETSIMP IP PLAN V1.4 25Mar2019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IP PLAN$'"/>
      <w:src r:id="rId2"/>
      <w:colDelim w:val="9"/>
      <w:type w:val="database"/>
      <w:fHdr/>
      <w:fieldMapData>
        <w:type w:val="dbColumn"/>
        <w:name w:val="ID"/>
        <w:mappedName w:val="Unique Identifier"/>
        <w:column w:val="1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CIUDAD"/>
        <w:mappedName w:val="City"/>
        <w:column w:val="6"/>
        <w:lid w:val="es-MX"/>
      </w:fieldMapData>
      <w:fieldMapData>
        <w:type w:val="dbColumn"/>
        <w:name w:val="ESTADO"/>
        <w:mappedName w:val="State"/>
        <w:column w:val="5"/>
        <w:lid w:val="es-MX"/>
      </w:fieldMapData>
      <w:fieldMapData>
        <w:column w:val="0"/>
        <w:lid w:val="es-MX"/>
      </w:fieldMapData>
      <w:fieldMapData>
        <w:type w:val="dbColumn"/>
        <w:name w:val="REGION"/>
        <w:mappedName w:val="Country or Region"/>
        <w:column w:val="4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3"/>
    </w:odso>
  </w:mailMerge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572"/>
    <w:rsid w:val="000004D2"/>
    <w:rsid w:val="000037D2"/>
    <w:rsid w:val="000040BA"/>
    <w:rsid w:val="000101BC"/>
    <w:rsid w:val="00024557"/>
    <w:rsid w:val="0003277B"/>
    <w:rsid w:val="00057C54"/>
    <w:rsid w:val="0006530D"/>
    <w:rsid w:val="00077E18"/>
    <w:rsid w:val="0009076F"/>
    <w:rsid w:val="00093447"/>
    <w:rsid w:val="0009765E"/>
    <w:rsid w:val="000A350B"/>
    <w:rsid w:val="000A5DD2"/>
    <w:rsid w:val="000C428C"/>
    <w:rsid w:val="000E26E0"/>
    <w:rsid w:val="000F2B09"/>
    <w:rsid w:val="00121A12"/>
    <w:rsid w:val="00121D50"/>
    <w:rsid w:val="001324A9"/>
    <w:rsid w:val="0014391A"/>
    <w:rsid w:val="00145BBE"/>
    <w:rsid w:val="00146FE2"/>
    <w:rsid w:val="00151ED9"/>
    <w:rsid w:val="0017547E"/>
    <w:rsid w:val="00176B91"/>
    <w:rsid w:val="00192995"/>
    <w:rsid w:val="001A303C"/>
    <w:rsid w:val="001C1D0B"/>
    <w:rsid w:val="001D04FE"/>
    <w:rsid w:val="001D56AB"/>
    <w:rsid w:val="001E4DB2"/>
    <w:rsid w:val="001E5FD5"/>
    <w:rsid w:val="001E6D30"/>
    <w:rsid w:val="001F4714"/>
    <w:rsid w:val="00202856"/>
    <w:rsid w:val="00205329"/>
    <w:rsid w:val="00221E6A"/>
    <w:rsid w:val="00224964"/>
    <w:rsid w:val="00226968"/>
    <w:rsid w:val="00232F71"/>
    <w:rsid w:val="0024064F"/>
    <w:rsid w:val="00244574"/>
    <w:rsid w:val="002518C1"/>
    <w:rsid w:val="00254035"/>
    <w:rsid w:val="00265958"/>
    <w:rsid w:val="00283C52"/>
    <w:rsid w:val="00284C08"/>
    <w:rsid w:val="00294950"/>
    <w:rsid w:val="002B6059"/>
    <w:rsid w:val="002B7A9D"/>
    <w:rsid w:val="002C3E35"/>
    <w:rsid w:val="002E6F05"/>
    <w:rsid w:val="00314061"/>
    <w:rsid w:val="00346799"/>
    <w:rsid w:val="00347358"/>
    <w:rsid w:val="003637F4"/>
    <w:rsid w:val="00374653"/>
    <w:rsid w:val="00377180"/>
    <w:rsid w:val="00387A80"/>
    <w:rsid w:val="003B4595"/>
    <w:rsid w:val="003F27AC"/>
    <w:rsid w:val="00400B82"/>
    <w:rsid w:val="004265BC"/>
    <w:rsid w:val="0043371E"/>
    <w:rsid w:val="004402B1"/>
    <w:rsid w:val="00475326"/>
    <w:rsid w:val="00476210"/>
    <w:rsid w:val="004B49DE"/>
    <w:rsid w:val="004D4D1D"/>
    <w:rsid w:val="004E2A88"/>
    <w:rsid w:val="004F0479"/>
    <w:rsid w:val="004F5CA8"/>
    <w:rsid w:val="0051449E"/>
    <w:rsid w:val="00516C67"/>
    <w:rsid w:val="00522277"/>
    <w:rsid w:val="00543BA4"/>
    <w:rsid w:val="00551EB0"/>
    <w:rsid w:val="00556D00"/>
    <w:rsid w:val="0056542F"/>
    <w:rsid w:val="00576C1A"/>
    <w:rsid w:val="00587978"/>
    <w:rsid w:val="005944F8"/>
    <w:rsid w:val="005A19D2"/>
    <w:rsid w:val="005B7B9E"/>
    <w:rsid w:val="005E5DA0"/>
    <w:rsid w:val="005F09C1"/>
    <w:rsid w:val="00600038"/>
    <w:rsid w:val="00603354"/>
    <w:rsid w:val="0061184F"/>
    <w:rsid w:val="006164A2"/>
    <w:rsid w:val="00621259"/>
    <w:rsid w:val="0064053A"/>
    <w:rsid w:val="00641FE6"/>
    <w:rsid w:val="00642F1D"/>
    <w:rsid w:val="006454E9"/>
    <w:rsid w:val="00646B73"/>
    <w:rsid w:val="0064726B"/>
    <w:rsid w:val="006807B1"/>
    <w:rsid w:val="00681543"/>
    <w:rsid w:val="00690B1A"/>
    <w:rsid w:val="006B1057"/>
    <w:rsid w:val="006D455F"/>
    <w:rsid w:val="006E4042"/>
    <w:rsid w:val="006F0572"/>
    <w:rsid w:val="0073619F"/>
    <w:rsid w:val="007479F2"/>
    <w:rsid w:val="007520E0"/>
    <w:rsid w:val="007524F3"/>
    <w:rsid w:val="00756E51"/>
    <w:rsid w:val="00772F3B"/>
    <w:rsid w:val="007740A4"/>
    <w:rsid w:val="00790006"/>
    <w:rsid w:val="007973C7"/>
    <w:rsid w:val="007A189F"/>
    <w:rsid w:val="007A35BB"/>
    <w:rsid w:val="007A4589"/>
    <w:rsid w:val="007B7238"/>
    <w:rsid w:val="007C6CFF"/>
    <w:rsid w:val="007D6099"/>
    <w:rsid w:val="00815453"/>
    <w:rsid w:val="0081626E"/>
    <w:rsid w:val="00822C21"/>
    <w:rsid w:val="00831566"/>
    <w:rsid w:val="00834616"/>
    <w:rsid w:val="0083490E"/>
    <w:rsid w:val="00850EEE"/>
    <w:rsid w:val="008955C1"/>
    <w:rsid w:val="008A6AEA"/>
    <w:rsid w:val="008B067C"/>
    <w:rsid w:val="008B1721"/>
    <w:rsid w:val="008B6CAB"/>
    <w:rsid w:val="008C7D93"/>
    <w:rsid w:val="008D07E8"/>
    <w:rsid w:val="008D2CDE"/>
    <w:rsid w:val="008F65C9"/>
    <w:rsid w:val="0090385E"/>
    <w:rsid w:val="009075B7"/>
    <w:rsid w:val="009321D1"/>
    <w:rsid w:val="00934A0E"/>
    <w:rsid w:val="00937B6E"/>
    <w:rsid w:val="00943F6C"/>
    <w:rsid w:val="00944591"/>
    <w:rsid w:val="0098713E"/>
    <w:rsid w:val="009A094F"/>
    <w:rsid w:val="009E1B77"/>
    <w:rsid w:val="009F28B2"/>
    <w:rsid w:val="00A071E6"/>
    <w:rsid w:val="00A24915"/>
    <w:rsid w:val="00A27F05"/>
    <w:rsid w:val="00A31543"/>
    <w:rsid w:val="00A34383"/>
    <w:rsid w:val="00A45FFC"/>
    <w:rsid w:val="00A70EBF"/>
    <w:rsid w:val="00A8092C"/>
    <w:rsid w:val="00A82AC6"/>
    <w:rsid w:val="00A86EA2"/>
    <w:rsid w:val="00AA2FD4"/>
    <w:rsid w:val="00AA532D"/>
    <w:rsid w:val="00AB786A"/>
    <w:rsid w:val="00AC0404"/>
    <w:rsid w:val="00AC2406"/>
    <w:rsid w:val="00AC5C72"/>
    <w:rsid w:val="00AC66FD"/>
    <w:rsid w:val="00AE351E"/>
    <w:rsid w:val="00AE6A81"/>
    <w:rsid w:val="00B05D85"/>
    <w:rsid w:val="00B16325"/>
    <w:rsid w:val="00B246C3"/>
    <w:rsid w:val="00B325AB"/>
    <w:rsid w:val="00B34DEA"/>
    <w:rsid w:val="00B474A9"/>
    <w:rsid w:val="00B67536"/>
    <w:rsid w:val="00B81510"/>
    <w:rsid w:val="00B817E8"/>
    <w:rsid w:val="00BA1826"/>
    <w:rsid w:val="00BA1F0D"/>
    <w:rsid w:val="00BA3C1C"/>
    <w:rsid w:val="00BC1EF2"/>
    <w:rsid w:val="00BD6696"/>
    <w:rsid w:val="00BD7313"/>
    <w:rsid w:val="00BF5BF4"/>
    <w:rsid w:val="00C139CF"/>
    <w:rsid w:val="00C24EF0"/>
    <w:rsid w:val="00C25F31"/>
    <w:rsid w:val="00C26122"/>
    <w:rsid w:val="00C45BB8"/>
    <w:rsid w:val="00C52A12"/>
    <w:rsid w:val="00C53842"/>
    <w:rsid w:val="00C53A6F"/>
    <w:rsid w:val="00C62453"/>
    <w:rsid w:val="00C641BE"/>
    <w:rsid w:val="00C706A8"/>
    <w:rsid w:val="00C76E57"/>
    <w:rsid w:val="00CB5905"/>
    <w:rsid w:val="00D13C0E"/>
    <w:rsid w:val="00D35F33"/>
    <w:rsid w:val="00D55DB5"/>
    <w:rsid w:val="00D65C37"/>
    <w:rsid w:val="00D71993"/>
    <w:rsid w:val="00DB55CD"/>
    <w:rsid w:val="00DD524A"/>
    <w:rsid w:val="00DE1A20"/>
    <w:rsid w:val="00DE2B66"/>
    <w:rsid w:val="00DE41E4"/>
    <w:rsid w:val="00E0304B"/>
    <w:rsid w:val="00E32F21"/>
    <w:rsid w:val="00E359EC"/>
    <w:rsid w:val="00E361CD"/>
    <w:rsid w:val="00E42E53"/>
    <w:rsid w:val="00E54DD7"/>
    <w:rsid w:val="00E711C4"/>
    <w:rsid w:val="00E74851"/>
    <w:rsid w:val="00E92C05"/>
    <w:rsid w:val="00EC708B"/>
    <w:rsid w:val="00ED30B0"/>
    <w:rsid w:val="00EE4602"/>
    <w:rsid w:val="00EE50FA"/>
    <w:rsid w:val="00EE5B81"/>
    <w:rsid w:val="00EF551B"/>
    <w:rsid w:val="00F32C1D"/>
    <w:rsid w:val="00F51848"/>
    <w:rsid w:val="00F52BD4"/>
    <w:rsid w:val="00F66A8B"/>
    <w:rsid w:val="00F707E1"/>
    <w:rsid w:val="00F7178D"/>
    <w:rsid w:val="00F72B9F"/>
    <w:rsid w:val="00F76CFD"/>
    <w:rsid w:val="00F91412"/>
    <w:rsid w:val="00FB34E3"/>
    <w:rsid w:val="00FE770A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5BEA3"/>
  <w15:docId w15:val="{192C3576-863E-4322-9A1B-DD35AB60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572"/>
    <w:pPr>
      <w:spacing w:after="0" w:line="240" w:lineRule="auto"/>
      <w:jc w:val="both"/>
    </w:pPr>
    <w:rPr>
      <w:rFonts w:ascii="Arial" w:hAnsi="Arial"/>
      <w:sz w:val="20"/>
    </w:rPr>
  </w:style>
  <w:style w:type="paragraph" w:styleId="Heading1">
    <w:name w:val="heading 1"/>
    <w:aliases w:val="h1,h11,h12,h13,h14,h15,h16,heading 1,THeading 1,H1,h17,h111,h121,h131,h141,h151,h161,h18,h112,h122,h132,h142,h152,h162,h19,h113,h123,h133,h143,h153,h163,heading 11,app heading 1,l1,Memo Heading 1,R1,H11,Section Heading,E1,H12,H111,H13,H112,H14"/>
    <w:basedOn w:val="Normal"/>
    <w:next w:val="Normal"/>
    <w:link w:val="Heading1Char"/>
    <w:uiPriority w:val="9"/>
    <w:qFormat/>
    <w:rsid w:val="0084332D"/>
    <w:pPr>
      <w:keepNext/>
      <w:pageBreakBefore/>
      <w:numPr>
        <w:numId w:val="1"/>
      </w:numPr>
      <w:pBdr>
        <w:bottom w:val="single" w:sz="36" w:space="4" w:color="31849B" w:themeColor="accent5" w:themeShade="BF"/>
      </w:pBdr>
      <w:spacing w:before="240" w:after="240"/>
      <w:ind w:left="432" w:hanging="432"/>
      <w:outlineLvl w:val="0"/>
    </w:pPr>
    <w:rPr>
      <w:rFonts w:eastAsia="Times New Roman" w:cs="Times New Roman"/>
      <w:b/>
      <w:color w:val="365F91" w:themeColor="accent1" w:themeShade="BF"/>
      <w:kern w:val="32"/>
      <w:sz w:val="36"/>
      <w:szCs w:val="20"/>
    </w:rPr>
  </w:style>
  <w:style w:type="paragraph" w:styleId="Heading2">
    <w:name w:val="heading 2"/>
    <w:aliases w:val="h2,heading 2,h21,heading 21,h22,h23,THeading 2,DO NOT USE_h2,Head2A,H2,level 2,2,indent1,3,UNDERRUBRIK 1-2,H21,orderpara1,R2,E2,l2,Chapter Title,21,H22,H211,H23,H212,H24,H213,H25,H214,H26,H215,H27,H216,H28,H217,H29,H218,H210,H219,H220,H2110,L2"/>
    <w:next w:val="Normal"/>
    <w:link w:val="Heading2Char"/>
    <w:uiPriority w:val="9"/>
    <w:unhideWhenUsed/>
    <w:qFormat/>
    <w:rsid w:val="0084332D"/>
    <w:pPr>
      <w:keepNext/>
      <w:keepLines/>
      <w:numPr>
        <w:ilvl w:val="1"/>
        <w:numId w:val="1"/>
      </w:numPr>
      <w:spacing w:before="240" w:after="240" w:line="240" w:lineRule="auto"/>
      <w:ind w:left="0"/>
      <w:outlineLvl w:val="1"/>
    </w:pPr>
    <w:rPr>
      <w:rFonts w:ascii="Arial" w:eastAsiaTheme="majorEastAsia" w:hAnsi="Arial" w:cstheme="majorBidi"/>
      <w:b/>
      <w:bCs/>
      <w:color w:val="365F91" w:themeColor="accent1" w:themeShade="BF"/>
      <w:sz w:val="32"/>
      <w:szCs w:val="26"/>
    </w:rPr>
  </w:style>
  <w:style w:type="paragraph" w:styleId="Heading3">
    <w:name w:val="heading 3"/>
    <w:aliases w:val="h3,heading 3,h31,h32,THeading 3,H3,Memo Heading 3,Underrubrik2,no break,hello,0H,0h,3h,3H,Heading 3 Char1 Char,Heading 3 Char Char Char,Heading 3 Char1 Char Char Char,Heading 3 Char Char Char Char Char,Heading 3 Char Char1 Char,H3-Heading 3"/>
    <w:basedOn w:val="Normal"/>
    <w:next w:val="Normal"/>
    <w:link w:val="Heading3Char"/>
    <w:unhideWhenUsed/>
    <w:qFormat/>
    <w:rsid w:val="0084332D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color w:val="365F91" w:themeColor="accent1" w:themeShade="BF"/>
      <w:sz w:val="28"/>
    </w:rPr>
  </w:style>
  <w:style w:type="paragraph" w:styleId="Heading4">
    <w:name w:val="heading 4"/>
    <w:aliases w:val="h4,heading 4,h41,heading 41,h42,heading 42,h43,H4,H41,H42,H43,H411,h411,H421,h421,H44,h44,H412,h412,H422,h422,H431,h431,H45,h45,H413,h413,H423,h423,H432,h432,H46,h46,H47,h47,Memo Heading 4,Memo Heading 5,4,Memo,5,no,break,4H,Head4,41,42,43,411"/>
    <w:basedOn w:val="Normal"/>
    <w:next w:val="Normal"/>
    <w:link w:val="Heading4Char"/>
    <w:unhideWhenUsed/>
    <w:qFormat/>
    <w:rsid w:val="0084332D"/>
    <w:pPr>
      <w:keepNext/>
      <w:keepLines/>
      <w:numPr>
        <w:ilvl w:val="3"/>
        <w:numId w:val="1"/>
      </w:numPr>
      <w:spacing w:before="240" w:after="240"/>
      <w:ind w:left="864" w:hanging="864"/>
      <w:outlineLvl w:val="3"/>
    </w:pPr>
    <w:rPr>
      <w:rFonts w:eastAsiaTheme="majorEastAsia" w:cstheme="majorBidi"/>
      <w:b/>
      <w:bCs/>
      <w:iCs/>
      <w:color w:val="365F91" w:themeColor="accent1" w:themeShade="BF"/>
      <w:sz w:val="24"/>
    </w:rPr>
  </w:style>
  <w:style w:type="paragraph" w:styleId="Heading5">
    <w:name w:val="heading 5"/>
    <w:aliases w:val="h5,heading 5,Heading5,h51,heading 51,Heading51,h52,h53,H5,1.1.1.1.1,Lev 5,Org Heading 3,Titre5,(Alt+5),Titre niveau 5,1-1-1-1-,Titre51,t5,Mme,Mrs,Contrat 5,Roman list,Level 3 - i,Block Label,L5,H5-Heading 5,l5,heading5,H5-Heading 5&#10;"/>
    <w:basedOn w:val="Normal"/>
    <w:next w:val="Normal"/>
    <w:link w:val="Heading5Char"/>
    <w:unhideWhenUsed/>
    <w:qFormat/>
    <w:rsid w:val="0084332D"/>
    <w:pPr>
      <w:keepNext/>
      <w:keepLines/>
      <w:numPr>
        <w:ilvl w:val="4"/>
        <w:numId w:val="1"/>
      </w:numPr>
      <w:spacing w:before="240" w:after="240"/>
      <w:ind w:left="864" w:hanging="864"/>
      <w:outlineLvl w:val="4"/>
    </w:pPr>
    <w:rPr>
      <w:rFonts w:eastAsiaTheme="majorEastAsia" w:cs="Arial"/>
      <w:b/>
      <w:i/>
      <w:color w:val="365F91" w:themeColor="accent1" w:themeShade="BF"/>
      <w:szCs w:val="24"/>
    </w:rPr>
  </w:style>
  <w:style w:type="paragraph" w:styleId="Heading6">
    <w:name w:val="heading 6"/>
    <w:aliases w:val="h6,heading 6,Heading6,h61,h62,Annexe1,Bullet list,Legal Level 1.,H6"/>
    <w:basedOn w:val="Normal"/>
    <w:next w:val="Normal"/>
    <w:link w:val="Heading6Char"/>
    <w:unhideWhenUsed/>
    <w:qFormat/>
    <w:rsid w:val="00967378"/>
    <w:pPr>
      <w:keepNext/>
      <w:keepLines/>
      <w:numPr>
        <w:ilvl w:val="5"/>
        <w:numId w:val="1"/>
      </w:numPr>
      <w:spacing w:before="240" w:after="240"/>
      <w:outlineLvl w:val="5"/>
    </w:pPr>
    <w:rPr>
      <w:rFonts w:eastAsiaTheme="majorEastAsia" w:cstheme="majorBidi"/>
      <w:iCs/>
      <w:sz w:val="24"/>
    </w:rPr>
  </w:style>
  <w:style w:type="paragraph" w:styleId="Heading7">
    <w:name w:val="heading 7"/>
    <w:aliases w:val="st,7,ExhibitTitle,Objective,heading7,req3,71,ExhibitTitle1,st1,Objective1,heading71,req31,72,ExhibitTitle2,st2,Objective2,heading72,req32,711,ExhibitTitle11,st11,Objective11,heading711,req311,73,ExhibitTitle3,st3,Objective3,heading73,req33,74"/>
    <w:basedOn w:val="Normal"/>
    <w:next w:val="Normal"/>
    <w:link w:val="Heading7Char"/>
    <w:unhideWhenUsed/>
    <w:qFormat/>
    <w:rsid w:val="00967378"/>
    <w:pPr>
      <w:keepNext/>
      <w:keepLines/>
      <w:numPr>
        <w:ilvl w:val="6"/>
        <w:numId w:val="1"/>
      </w:numPr>
      <w:spacing w:before="240" w:after="240"/>
      <w:outlineLvl w:val="6"/>
    </w:pPr>
    <w:rPr>
      <w:rFonts w:eastAsiaTheme="majorEastAsia" w:cs="Arial"/>
      <w:iCs/>
    </w:rPr>
  </w:style>
  <w:style w:type="paragraph" w:styleId="Heading8">
    <w:name w:val="heading 8"/>
    <w:aliases w:val="8,FigureTitle,Condition,requirement,req2,req,81,FigureTitle1,Condition1,requirement1,req21,req4,82,FigureTitle2,Condition2,requirement2,req22,req5,811,FigureTitle11,Condition11,requirement11,req211,req41,83,FigureTitle3,Condition3,figure title"/>
    <w:basedOn w:val="Normal"/>
    <w:next w:val="Normal"/>
    <w:link w:val="Heading8Char"/>
    <w:unhideWhenUsed/>
    <w:qFormat/>
    <w:rsid w:val="00222B76"/>
    <w:pPr>
      <w:keepNext/>
      <w:keepLines/>
      <w:numPr>
        <w:ilvl w:val="7"/>
        <w:numId w:val="1"/>
      </w:numPr>
      <w:spacing w:before="240" w:after="240"/>
      <w:outlineLvl w:val="7"/>
    </w:pPr>
    <w:rPr>
      <w:rFonts w:eastAsiaTheme="majorEastAsia" w:cs="Arial"/>
      <w:i/>
    </w:rPr>
  </w:style>
  <w:style w:type="paragraph" w:styleId="Heading9">
    <w:name w:val="heading 9"/>
    <w:aliases w:val="tt,ft,heading 9,HF,Figure Heading,FH,Titre 10,9,TableTitle,Cond'l Reqt.,rb,req bullet,req1,91,TableTitle1,Cond'l Reqt.1,rb1,req bullet1,req11,92,TableTitle2,Cond'l Reqt.2,rb2,req bullet2,req12,911,TableTitle11,Cond'l Reqt.11,rb11,req bullet11"/>
    <w:basedOn w:val="Normal"/>
    <w:next w:val="Normal"/>
    <w:link w:val="Heading9Char"/>
    <w:unhideWhenUsed/>
    <w:qFormat/>
    <w:rsid w:val="00967378"/>
    <w:pPr>
      <w:keepNext/>
      <w:keepLines/>
      <w:numPr>
        <w:ilvl w:val="8"/>
        <w:numId w:val="1"/>
      </w:numPr>
      <w:spacing w:before="240" w:after="240"/>
      <w:outlineLvl w:val="8"/>
    </w:pPr>
    <w:rPr>
      <w:rFonts w:eastAsiaTheme="majorEastAsia" w:cs="Times New Roman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11 Char,h12 Char,h13 Char,h14 Char,h15 Char,h16 Char,heading 1 Char,THeading 1 Char,H1 Char,h17 Char,h111 Char,h121 Char,h131 Char,h141 Char,h151 Char,h161 Char,h18 Char,h112 Char,h122 Char,h132 Char,h142 Char,h152 Char,h162 Char"/>
    <w:basedOn w:val="DefaultParagraphFont"/>
    <w:link w:val="Heading1"/>
    <w:rsid w:val="0084332D"/>
    <w:rPr>
      <w:rFonts w:ascii="Arial" w:eastAsia="Times New Roman" w:hAnsi="Arial" w:cs="Times New Roman"/>
      <w:b/>
      <w:color w:val="365F91" w:themeColor="accent1" w:themeShade="BF"/>
      <w:kern w:val="32"/>
      <w:sz w:val="36"/>
      <w:szCs w:val="20"/>
    </w:rPr>
  </w:style>
  <w:style w:type="character" w:customStyle="1" w:styleId="Heading2Char">
    <w:name w:val="Heading 2 Char"/>
    <w:aliases w:val="h2 Char,heading 2 Char,h21 Char,heading 21 Char,h22 Char,h23 Char,THeading 2 Char,DO NOT USE_h2 Char,Head2A Char,H2 Char,level 2 Char,2 Char,indent1 Char,3 Char,UNDERRUBRIK 1-2 Char,H21 Char,orderpara1 Char,R2 Char,E2 Char,l2 Char,21 Char"/>
    <w:basedOn w:val="DefaultParagraphFont"/>
    <w:link w:val="Heading2"/>
    <w:uiPriority w:val="9"/>
    <w:rsid w:val="0084332D"/>
    <w:rPr>
      <w:rFonts w:ascii="Arial" w:eastAsiaTheme="majorEastAsia" w:hAnsi="Arial" w:cstheme="majorBidi"/>
      <w:b/>
      <w:bCs/>
      <w:color w:val="365F91" w:themeColor="accent1" w:themeShade="BF"/>
      <w:sz w:val="32"/>
      <w:szCs w:val="26"/>
    </w:rPr>
  </w:style>
  <w:style w:type="character" w:customStyle="1" w:styleId="Heading3Char">
    <w:name w:val="Heading 3 Char"/>
    <w:aliases w:val="h3 Char,heading 3 Char,h31 Char,h32 Char,THeading 3 Char,H3 Char,Memo Heading 3 Char,Underrubrik2 Char,no break Char,hello Char,0H Char,0h Char,3h Char,3H Char,Heading 3 Char1 Char Char,Heading 3 Char Char Char Char,H3-Heading 3 Char"/>
    <w:basedOn w:val="DefaultParagraphFont"/>
    <w:link w:val="Heading3"/>
    <w:uiPriority w:val="9"/>
    <w:rsid w:val="0084332D"/>
    <w:rPr>
      <w:rFonts w:ascii="Arial" w:eastAsiaTheme="majorEastAsia" w:hAnsi="Arial" w:cstheme="majorBidi"/>
      <w:b/>
      <w:bCs/>
      <w:color w:val="365F91" w:themeColor="accent1" w:themeShade="BF"/>
      <w:sz w:val="28"/>
    </w:rPr>
  </w:style>
  <w:style w:type="character" w:customStyle="1" w:styleId="Heading4Char">
    <w:name w:val="Heading 4 Char"/>
    <w:aliases w:val="h4 Char,heading 4 Char,h41 Char,heading 41 Char,h42 Char,heading 42 Char,h43 Char,H4 Char,H41 Char,H42 Char,H43 Char,H411 Char,h411 Char,H421 Char,h421 Char,H44 Char,h44 Char,H412 Char,h412 Char,H422 Char,h422 Char,H431 Char,h431 Char"/>
    <w:basedOn w:val="DefaultParagraphFont"/>
    <w:link w:val="Heading4"/>
    <w:uiPriority w:val="9"/>
    <w:rsid w:val="0084332D"/>
    <w:rPr>
      <w:rFonts w:ascii="Arial" w:eastAsiaTheme="majorEastAsia" w:hAnsi="Arial" w:cstheme="majorBidi"/>
      <w:b/>
      <w:bCs/>
      <w:iCs/>
      <w:color w:val="365F91" w:themeColor="accent1" w:themeShade="BF"/>
      <w:sz w:val="24"/>
    </w:rPr>
  </w:style>
  <w:style w:type="character" w:customStyle="1" w:styleId="Heading5Char">
    <w:name w:val="Heading 5 Char"/>
    <w:aliases w:val="h5 Char,heading 5 Char,Heading5 Char,h51 Char,heading 51 Char,Heading51 Char,h52 Char,h53 Char,H5 Char,1.1.1.1.1 Char,Lev 5 Char,Org Heading 3 Char,Titre5 Char,(Alt+5) Char,Titre niveau 5 Char,1-1-1-1- Char,Titre51 Char,t5 Char,Mme Char"/>
    <w:basedOn w:val="DefaultParagraphFont"/>
    <w:link w:val="Heading5"/>
    <w:uiPriority w:val="9"/>
    <w:rsid w:val="0084332D"/>
    <w:rPr>
      <w:rFonts w:ascii="Arial" w:eastAsiaTheme="majorEastAsia" w:hAnsi="Arial" w:cs="Arial"/>
      <w:b/>
      <w:i/>
      <w:color w:val="365F91" w:themeColor="accent1" w:themeShade="BF"/>
      <w:sz w:val="20"/>
      <w:szCs w:val="24"/>
    </w:rPr>
  </w:style>
  <w:style w:type="character" w:customStyle="1" w:styleId="Heading6Char">
    <w:name w:val="Heading 6 Char"/>
    <w:aliases w:val="h6 Char,heading 6 Char,Heading6 Char,h61 Char,h62 Char,Annexe1 Char,Bullet list Char,Legal Level 1. Char,H6 Char"/>
    <w:basedOn w:val="DefaultParagraphFont"/>
    <w:link w:val="Heading6"/>
    <w:uiPriority w:val="9"/>
    <w:rsid w:val="00967378"/>
    <w:rPr>
      <w:rFonts w:ascii="Arial" w:eastAsiaTheme="majorEastAsia" w:hAnsi="Arial" w:cstheme="majorBidi"/>
      <w:iCs/>
      <w:sz w:val="24"/>
    </w:rPr>
  </w:style>
  <w:style w:type="character" w:customStyle="1" w:styleId="Heading7Char">
    <w:name w:val="Heading 7 Char"/>
    <w:aliases w:val="st Char,7 Char,ExhibitTitle Char,Objective Char,heading7 Char,req3 Char,71 Char,ExhibitTitle1 Char,st1 Char,Objective1 Char,heading71 Char,req31 Char,72 Char,ExhibitTitle2 Char,st2 Char,Objective2 Char,heading72 Char,req32 Char,711 Char"/>
    <w:basedOn w:val="DefaultParagraphFont"/>
    <w:link w:val="Heading7"/>
    <w:uiPriority w:val="9"/>
    <w:rsid w:val="00967378"/>
    <w:rPr>
      <w:rFonts w:ascii="Arial" w:eastAsiaTheme="majorEastAsia" w:hAnsi="Arial" w:cs="Arial"/>
      <w:iCs/>
      <w:sz w:val="20"/>
    </w:rPr>
  </w:style>
  <w:style w:type="character" w:customStyle="1" w:styleId="Heading8Char">
    <w:name w:val="Heading 8 Char"/>
    <w:aliases w:val="8 Char,FigureTitle Char,Condition Char,requirement Char,req2 Char,req Char,81 Char,FigureTitle1 Char,Condition1 Char,requirement1 Char,req21 Char,req4 Char,82 Char,FigureTitle2 Char,Condition2 Char,requirement2 Char,req22 Char,req5 Char"/>
    <w:basedOn w:val="DefaultParagraphFont"/>
    <w:link w:val="Heading8"/>
    <w:uiPriority w:val="9"/>
    <w:rsid w:val="00222B76"/>
    <w:rPr>
      <w:rFonts w:ascii="Arial" w:eastAsiaTheme="majorEastAsia" w:hAnsi="Arial" w:cs="Arial"/>
      <w:i/>
      <w:sz w:val="20"/>
    </w:rPr>
  </w:style>
  <w:style w:type="character" w:customStyle="1" w:styleId="Heading9Char">
    <w:name w:val="Heading 9 Char"/>
    <w:aliases w:val="tt Char,ft Char,heading 9 Char,HF Char,Figure Heading Char,FH Char,Titre 10 Char,9 Char,TableTitle Char,Cond'l Reqt. Char,rb Char,req bullet Char,req1 Char,91 Char,TableTitle1 Char,Cond'l Reqt.1 Char,rb1 Char,req bullet1 Char,req11 Char"/>
    <w:basedOn w:val="DefaultParagraphFont"/>
    <w:link w:val="Heading9"/>
    <w:uiPriority w:val="9"/>
    <w:rsid w:val="00967378"/>
    <w:rPr>
      <w:rFonts w:ascii="Arial" w:eastAsiaTheme="majorEastAsia" w:hAnsi="Arial" w:cs="Times New Roman"/>
      <w:i/>
      <w:iCs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776513"/>
    <w:pPr>
      <w:numPr>
        <w:numId w:val="2"/>
      </w:numPr>
      <w:spacing w:before="40" w:after="40" w:line="288" w:lineRule="auto"/>
      <w:ind w:left="360"/>
      <w:contextualSpacing/>
    </w:pPr>
  </w:style>
  <w:style w:type="paragraph" w:customStyle="1" w:styleId="Configuration">
    <w:name w:val="Configuration"/>
    <w:basedOn w:val="Normal"/>
    <w:semiHidden/>
    <w:qFormat/>
    <w:rsid w:val="00B979E4"/>
    <w:pPr>
      <w:keepLines/>
      <w:widowControl w:val="0"/>
      <w:spacing w:before="40" w:after="40"/>
    </w:pPr>
    <w:rPr>
      <w:rFonts w:ascii="Courier New" w:hAnsi="Courier New" w:cs="Courier New"/>
      <w:lang w:val="en-GB"/>
    </w:rPr>
  </w:style>
  <w:style w:type="paragraph" w:customStyle="1" w:styleId="CommandOutput">
    <w:name w:val="Command Output"/>
    <w:semiHidden/>
    <w:qFormat/>
    <w:rsid w:val="00B979E4"/>
    <w:pPr>
      <w:keepLines/>
      <w:widowControl w:val="0"/>
      <w:spacing w:before="40" w:after="40" w:line="240" w:lineRule="auto"/>
      <w:ind w:left="1138"/>
    </w:pPr>
    <w:rPr>
      <w:rFonts w:ascii="Times New Roman" w:hAnsi="Times New Roman"/>
      <w:sz w:val="20"/>
    </w:rPr>
  </w:style>
  <w:style w:type="paragraph" w:customStyle="1" w:styleId="Default">
    <w:name w:val="Default"/>
    <w:semiHidden/>
    <w:rsid w:val="004955A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aliases w:val="Nexus Table"/>
    <w:basedOn w:val="TableNormal"/>
    <w:rsid w:val="00495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6F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F2A"/>
    <w:rPr>
      <w:rFonts w:ascii="Tahoma" w:hAnsi="Tahoma" w:cs="Tahoma"/>
      <w:sz w:val="16"/>
      <w:szCs w:val="16"/>
    </w:rPr>
  </w:style>
  <w:style w:type="numbering" w:customStyle="1" w:styleId="BulletsLists">
    <w:name w:val="BulletsLists"/>
    <w:uiPriority w:val="99"/>
    <w:rsid w:val="00246887"/>
    <w:pPr>
      <w:numPr>
        <w:numId w:val="2"/>
      </w:numPr>
    </w:pPr>
  </w:style>
  <w:style w:type="paragraph" w:styleId="Caption">
    <w:name w:val="caption"/>
    <w:aliases w:val="Resp caption,ca,ref,Fig &amp; Table Title,Caption Char1,Caption Char Char,Caption Char1 Char Char,Caption Char Char Char Char,Caption Char Char1 Char Char,Caption Char1 Char,Caption Char Char Char Char Char Char,Fig &amp; Table Title Char Char,ca Char3"/>
    <w:basedOn w:val="Normal"/>
    <w:next w:val="Normal"/>
    <w:link w:val="CaptionChar"/>
    <w:unhideWhenUsed/>
    <w:qFormat/>
    <w:rsid w:val="0084332D"/>
    <w:pPr>
      <w:keepNext/>
      <w:spacing w:before="120" w:after="120"/>
      <w:ind w:left="864" w:hanging="864"/>
    </w:pPr>
    <w:rPr>
      <w:b/>
      <w:bCs/>
      <w:i/>
      <w:szCs w:val="18"/>
    </w:rPr>
  </w:style>
  <w:style w:type="paragraph" w:styleId="ListBullet2">
    <w:name w:val="List Bullet 2"/>
    <w:basedOn w:val="Normal"/>
    <w:uiPriority w:val="99"/>
    <w:unhideWhenUsed/>
    <w:rsid w:val="001F714D"/>
    <w:pPr>
      <w:numPr>
        <w:numId w:val="13"/>
      </w:numPr>
      <w:spacing w:before="60" w:after="60"/>
      <w:ind w:left="864" w:hanging="432"/>
    </w:pPr>
  </w:style>
  <w:style w:type="paragraph" w:styleId="ListBullet3">
    <w:name w:val="List Bullet 3"/>
    <w:basedOn w:val="Normal"/>
    <w:uiPriority w:val="99"/>
    <w:unhideWhenUsed/>
    <w:rsid w:val="001F714D"/>
    <w:pPr>
      <w:numPr>
        <w:numId w:val="14"/>
      </w:numPr>
      <w:spacing w:before="60" w:after="60"/>
      <w:ind w:left="1296" w:hanging="432"/>
    </w:pPr>
  </w:style>
  <w:style w:type="paragraph" w:customStyle="1" w:styleId="TableHeader">
    <w:name w:val="Table Header"/>
    <w:next w:val="TableBody"/>
    <w:qFormat/>
    <w:rsid w:val="00965EE4"/>
    <w:pPr>
      <w:spacing w:before="60" w:after="60" w:line="240" w:lineRule="auto"/>
    </w:pPr>
    <w:rPr>
      <w:rFonts w:ascii="Arial" w:hAnsi="Arial"/>
      <w:sz w:val="20"/>
    </w:rPr>
  </w:style>
  <w:style w:type="paragraph" w:customStyle="1" w:styleId="TableBody">
    <w:name w:val="Table Body"/>
    <w:semiHidden/>
    <w:qFormat/>
    <w:rsid w:val="007975B6"/>
    <w:rPr>
      <w:rFonts w:ascii="Arial" w:hAnsi="Arial"/>
      <w:sz w:val="20"/>
    </w:rPr>
  </w:style>
  <w:style w:type="table" w:styleId="ColorfulGrid-Accent6">
    <w:name w:val="Colorful Grid Accent 6"/>
    <w:basedOn w:val="TableNormal"/>
    <w:uiPriority w:val="73"/>
    <w:rsid w:val="003149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Warning">
    <w:name w:val="Warning"/>
    <w:basedOn w:val="Normal"/>
    <w:next w:val="Normal"/>
    <w:link w:val="WarningChar"/>
    <w:autoRedefine/>
    <w:qFormat/>
    <w:rsid w:val="00D87313"/>
    <w:pPr>
      <w:numPr>
        <w:numId w:val="15"/>
      </w:numPr>
      <w:ind w:left="720" w:hanging="720"/>
    </w:pPr>
    <w:rPr>
      <w:noProof/>
      <w:lang w:val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A4BC7"/>
    <w:rPr>
      <w:rFonts w:ascii="Arial" w:hAnsi="Arial"/>
      <w:sz w:val="20"/>
    </w:rPr>
  </w:style>
  <w:style w:type="character" w:customStyle="1" w:styleId="WarningChar">
    <w:name w:val="Warning Char"/>
    <w:basedOn w:val="DefaultParagraphFont"/>
    <w:link w:val="Warning"/>
    <w:rsid w:val="00D87313"/>
    <w:rPr>
      <w:rFonts w:ascii="Arial" w:hAnsi="Arial"/>
      <w:noProof/>
      <w:sz w:val="20"/>
      <w:lang w:val="en-GB"/>
    </w:rPr>
  </w:style>
  <w:style w:type="paragraph" w:styleId="Header">
    <w:name w:val="header"/>
    <w:basedOn w:val="Normal"/>
    <w:link w:val="HeaderChar"/>
    <w:semiHidden/>
    <w:rsid w:val="003F74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0D7F5C"/>
    <w:rPr>
      <w:rFonts w:ascii="Arial" w:hAnsi="Arial"/>
      <w:sz w:val="20"/>
    </w:rPr>
  </w:style>
  <w:style w:type="paragraph" w:customStyle="1" w:styleId="FP-Title1">
    <w:name w:val="FP-Title 1"/>
    <w:rsid w:val="00B269A3"/>
    <w:pPr>
      <w:spacing w:before="240" w:after="60" w:line="240" w:lineRule="auto"/>
      <w:jc w:val="center"/>
    </w:pPr>
    <w:rPr>
      <w:rFonts w:ascii="Arial" w:eastAsia="Times New Roman" w:hAnsi="Arial" w:cs="Times New Roman"/>
      <w:b/>
      <w:color w:val="365F91" w:themeColor="accent1" w:themeShade="BF"/>
      <w:sz w:val="40"/>
      <w:szCs w:val="48"/>
    </w:rPr>
  </w:style>
  <w:style w:type="paragraph" w:customStyle="1" w:styleId="FP-Title2">
    <w:name w:val="FP-Title 2"/>
    <w:rsid w:val="005471CE"/>
    <w:pPr>
      <w:spacing w:before="240" w:after="60" w:line="240" w:lineRule="auto"/>
      <w:ind w:left="1440"/>
    </w:pPr>
    <w:rPr>
      <w:rFonts w:ascii="Arial" w:eastAsia="Times New Roman" w:hAnsi="Arial" w:cs="Times New Roman"/>
      <w:b/>
      <w:sz w:val="32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B8626A"/>
    <w:pPr>
      <w:spacing w:before="120" w:after="120"/>
    </w:pPr>
    <w:rPr>
      <w:rFonts w:asciiTheme="minorHAnsi" w:hAnsiTheme="minorHAnsi" w:cstheme="minorHAnsi"/>
      <w:b/>
      <w:bCs/>
      <w:cap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02052"/>
    <w:pPr>
      <w:ind w:left="400"/>
    </w:pPr>
    <w:rPr>
      <w:rFonts w:asciiTheme="minorHAnsi" w:hAnsiTheme="minorHAnsi" w:cstheme="minorHAnsi"/>
      <w:i/>
      <w:i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9682E"/>
    <w:pPr>
      <w:ind w:left="200"/>
    </w:pPr>
    <w:rPr>
      <w:rFonts w:asciiTheme="minorHAnsi" w:hAnsiTheme="minorHAnsi" w:cstheme="minorHAnsi"/>
      <w:smallCaps/>
      <w:szCs w:val="20"/>
    </w:rPr>
  </w:style>
  <w:style w:type="paragraph" w:customStyle="1" w:styleId="FP-Graphic">
    <w:name w:val="FP-Graphic"/>
    <w:qFormat/>
    <w:rsid w:val="00001B7D"/>
    <w:pPr>
      <w:spacing w:before="480"/>
      <w:ind w:left="1080"/>
    </w:pPr>
    <w:rPr>
      <w:rFonts w:ascii="Century Gothic" w:eastAsia="Times New Roman" w:hAnsi="Century Gothic" w:cs="Times New Roman"/>
      <w:b/>
      <w:noProof/>
      <w:sz w:val="48"/>
      <w:szCs w:val="48"/>
    </w:rPr>
  </w:style>
  <w:style w:type="paragraph" w:customStyle="1" w:styleId="LOFandLOTTitles">
    <w:name w:val="LOF and LOT Titles"/>
    <w:basedOn w:val="Normal"/>
    <w:next w:val="Normal"/>
    <w:link w:val="LOFandLOTTitlesChar"/>
    <w:qFormat/>
    <w:rsid w:val="00C5569D"/>
    <w:pPr>
      <w:keepNext/>
      <w:pageBreakBefore/>
      <w:pBdr>
        <w:bottom w:val="single" w:sz="36" w:space="1" w:color="808080"/>
      </w:pBdr>
      <w:spacing w:after="360"/>
      <w:outlineLvl w:val="0"/>
    </w:pPr>
    <w:rPr>
      <w:rFonts w:cs="Arial"/>
      <w:b/>
      <w:sz w:val="44"/>
      <w:szCs w:val="4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6D0D"/>
    <w:pPr>
      <w:keepLines/>
      <w:pageBreakBefore w:val="0"/>
      <w:numPr>
        <w:numId w:val="0"/>
      </w:numPr>
      <w:pBdr>
        <w:bottom w:val="nil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kern w:val="0"/>
      <w:sz w:val="28"/>
      <w:szCs w:val="28"/>
      <w:lang w:eastAsia="ja-JP"/>
    </w:rPr>
  </w:style>
  <w:style w:type="character" w:customStyle="1" w:styleId="LOFandLOTTitlesChar">
    <w:name w:val="LOF and LOT Titles Char"/>
    <w:basedOn w:val="DefaultParagraphFont"/>
    <w:link w:val="LOFandLOTTitles"/>
    <w:rsid w:val="00C5569D"/>
    <w:rPr>
      <w:rFonts w:ascii="Arial" w:hAnsi="Arial" w:cs="Arial"/>
      <w:b/>
      <w:sz w:val="44"/>
      <w:szCs w:val="44"/>
    </w:rPr>
  </w:style>
  <w:style w:type="character" w:styleId="Hyperlink">
    <w:name w:val="Hyperlink"/>
    <w:basedOn w:val="DefaultParagraphFont"/>
    <w:uiPriority w:val="99"/>
    <w:rsid w:val="001C5BD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0B9F"/>
    <w:rPr>
      <w:color w:val="800080" w:themeColor="followedHyperlink"/>
      <w:u w:val="single"/>
    </w:rPr>
  </w:style>
  <w:style w:type="paragraph" w:customStyle="1" w:styleId="TOCTitle">
    <w:name w:val="TOC Title"/>
    <w:next w:val="Normal"/>
    <w:link w:val="TOCTitleChar"/>
    <w:qFormat/>
    <w:rsid w:val="00C5569D"/>
    <w:pPr>
      <w:keepNext/>
      <w:pBdr>
        <w:bottom w:val="single" w:sz="36" w:space="4" w:color="808080" w:themeColor="background1" w:themeShade="80"/>
      </w:pBdr>
      <w:spacing w:before="480" w:after="240" w:line="240" w:lineRule="auto"/>
      <w:ind w:left="1138"/>
    </w:pPr>
    <w:rPr>
      <w:rFonts w:ascii="Arial" w:hAnsi="Arial" w:cs="Arial"/>
      <w:b/>
      <w:sz w:val="44"/>
      <w:szCs w:val="44"/>
    </w:rPr>
  </w:style>
  <w:style w:type="paragraph" w:styleId="TableofFigures">
    <w:name w:val="table of figures"/>
    <w:basedOn w:val="Normal"/>
    <w:next w:val="Normal"/>
    <w:link w:val="TableofFiguresChar"/>
    <w:uiPriority w:val="99"/>
    <w:rsid w:val="00670B1A"/>
    <w:pPr>
      <w:ind w:left="400" w:hanging="400"/>
    </w:pPr>
    <w:rPr>
      <w:rFonts w:asciiTheme="minorHAnsi" w:hAnsiTheme="minorHAnsi" w:cstheme="minorHAnsi"/>
      <w:smallCaps/>
      <w:szCs w:val="20"/>
    </w:rPr>
  </w:style>
  <w:style w:type="paragraph" w:customStyle="1" w:styleId="NumberedList">
    <w:name w:val="Numbered List"/>
    <w:basedOn w:val="ListNumber"/>
    <w:link w:val="NumberedListChar"/>
    <w:rsid w:val="001A78CA"/>
    <w:pPr>
      <w:spacing w:before="60" w:after="60"/>
    </w:pPr>
    <w:rPr>
      <w:lang w:val="en-GB"/>
    </w:rPr>
  </w:style>
  <w:style w:type="character" w:customStyle="1" w:styleId="TableofFiguresChar">
    <w:name w:val="Table of Figures Char"/>
    <w:basedOn w:val="DefaultParagraphFont"/>
    <w:link w:val="TableofFigures"/>
    <w:uiPriority w:val="99"/>
    <w:semiHidden/>
    <w:rsid w:val="007A4BC7"/>
    <w:rPr>
      <w:rFonts w:cstheme="minorHAnsi"/>
      <w:smallCaps/>
      <w:sz w:val="20"/>
      <w:szCs w:val="20"/>
    </w:rPr>
  </w:style>
  <w:style w:type="character" w:customStyle="1" w:styleId="TOCTitleChar">
    <w:name w:val="TOC Title Char"/>
    <w:basedOn w:val="LOFandLOTTitlesChar"/>
    <w:link w:val="TOCTitle"/>
    <w:rsid w:val="00C5569D"/>
    <w:rPr>
      <w:rFonts w:ascii="Arial" w:hAnsi="Arial" w:cs="Arial"/>
      <w:b/>
      <w:sz w:val="44"/>
      <w:szCs w:val="44"/>
    </w:rPr>
  </w:style>
  <w:style w:type="paragraph" w:styleId="ListNumber2">
    <w:name w:val="List Number 2"/>
    <w:basedOn w:val="Normal"/>
    <w:uiPriority w:val="99"/>
    <w:semiHidden/>
    <w:rsid w:val="00AA33B0"/>
    <w:pPr>
      <w:numPr>
        <w:numId w:val="4"/>
      </w:numPr>
      <w:ind w:left="1886"/>
    </w:pPr>
  </w:style>
  <w:style w:type="paragraph" w:styleId="ListNumber">
    <w:name w:val="List Number"/>
    <w:basedOn w:val="Normal"/>
    <w:link w:val="ListNumberChar"/>
    <w:uiPriority w:val="99"/>
    <w:semiHidden/>
    <w:rsid w:val="00AA33B0"/>
    <w:pPr>
      <w:numPr>
        <w:numId w:val="16"/>
      </w:numPr>
    </w:pPr>
  </w:style>
  <w:style w:type="character" w:customStyle="1" w:styleId="ListNumberChar">
    <w:name w:val="List Number Char"/>
    <w:basedOn w:val="DefaultParagraphFont"/>
    <w:link w:val="ListNumber"/>
    <w:uiPriority w:val="99"/>
    <w:semiHidden/>
    <w:rsid w:val="00F80F98"/>
    <w:rPr>
      <w:rFonts w:ascii="Arial" w:hAnsi="Arial"/>
      <w:sz w:val="20"/>
    </w:rPr>
  </w:style>
  <w:style w:type="character" w:customStyle="1" w:styleId="NumberedListChar">
    <w:name w:val="Numbered List Char"/>
    <w:basedOn w:val="ListNumberChar"/>
    <w:link w:val="NumberedList"/>
    <w:rsid w:val="001A78CA"/>
    <w:rPr>
      <w:rFonts w:ascii="Arial" w:hAnsi="Arial"/>
      <w:sz w:val="20"/>
      <w:lang w:val="en-GB"/>
    </w:rPr>
  </w:style>
  <w:style w:type="paragraph" w:customStyle="1" w:styleId="Normal-Bullet">
    <w:name w:val="Normal-Bullet"/>
    <w:basedOn w:val="Normal"/>
    <w:semiHidden/>
    <w:rsid w:val="00931293"/>
    <w:pPr>
      <w:numPr>
        <w:numId w:val="5"/>
      </w:numPr>
      <w:tabs>
        <w:tab w:val="clear" w:pos="1854"/>
        <w:tab w:val="left" w:pos="1440"/>
      </w:tabs>
      <w:spacing w:after="100"/>
      <w:ind w:left="1440" w:hanging="306"/>
    </w:pPr>
    <w:rPr>
      <w:rFonts w:ascii="Times New Roman" w:eastAsia="Times New Roman" w:hAnsi="Times New Roman" w:cs="Times New Roman"/>
      <w:szCs w:val="20"/>
    </w:rPr>
  </w:style>
  <w:style w:type="paragraph" w:customStyle="1" w:styleId="Normal-Numbered">
    <w:name w:val="Normal-Numbered"/>
    <w:basedOn w:val="Normal"/>
    <w:semiHidden/>
    <w:rsid w:val="00EA2802"/>
    <w:pPr>
      <w:numPr>
        <w:numId w:val="7"/>
      </w:numPr>
      <w:tabs>
        <w:tab w:val="left" w:pos="1440"/>
      </w:tabs>
    </w:pPr>
    <w:rPr>
      <w:rFonts w:eastAsia="Times New Roman" w:cs="Times New Roman"/>
      <w:sz w:val="18"/>
      <w:szCs w:val="20"/>
    </w:rPr>
  </w:style>
  <w:style w:type="paragraph" w:customStyle="1" w:styleId="TableEntry">
    <w:name w:val="Table Entry"/>
    <w:basedOn w:val="Normal"/>
    <w:semiHidden/>
    <w:rsid w:val="00DA6AAE"/>
    <w:pPr>
      <w:keepNext/>
      <w:keepLines/>
      <w:tabs>
        <w:tab w:val="right" w:pos="3960"/>
      </w:tabs>
    </w:pPr>
    <w:rPr>
      <w:rFonts w:ascii="Times New Roman" w:eastAsia="Times New Roman" w:hAnsi="Times New Roman" w:cs="Times New Roman"/>
      <w:szCs w:val="20"/>
    </w:rPr>
  </w:style>
  <w:style w:type="paragraph" w:customStyle="1" w:styleId="TableHeading">
    <w:name w:val="Table Heading"/>
    <w:basedOn w:val="TableEntry"/>
    <w:next w:val="TableEntry"/>
    <w:semiHidden/>
    <w:rsid w:val="00DA6AAE"/>
    <w:rPr>
      <w:rFonts w:ascii="Arial Narrow" w:hAnsi="Arial Narrow"/>
      <w:b/>
    </w:rPr>
  </w:style>
  <w:style w:type="paragraph" w:customStyle="1" w:styleId="LoF">
    <w:name w:val="LoF"/>
    <w:basedOn w:val="TableofFigures"/>
    <w:link w:val="LoFChar"/>
    <w:qFormat/>
    <w:rsid w:val="001C5BD9"/>
    <w:pPr>
      <w:tabs>
        <w:tab w:val="left" w:pos="2070"/>
      </w:tabs>
    </w:pPr>
  </w:style>
  <w:style w:type="character" w:customStyle="1" w:styleId="LoFChar">
    <w:name w:val="LoF Char"/>
    <w:basedOn w:val="TableofFiguresChar"/>
    <w:link w:val="LoF"/>
    <w:rsid w:val="001C5BD9"/>
    <w:rPr>
      <w:rFonts w:ascii="Arial" w:hAnsi="Arial" w:cstheme="minorHAnsi"/>
      <w:smallCaps/>
      <w:noProof/>
      <w:sz w:val="20"/>
      <w:szCs w:val="20"/>
      <w:lang w:val="en-GB"/>
    </w:rPr>
  </w:style>
  <w:style w:type="paragraph" w:styleId="Footer">
    <w:name w:val="footer"/>
    <w:next w:val="Normal"/>
    <w:link w:val="FooterChar"/>
    <w:uiPriority w:val="99"/>
    <w:unhideWhenUsed/>
    <w:rsid w:val="008E75E8"/>
    <w:pPr>
      <w:tabs>
        <w:tab w:val="center" w:pos="4147"/>
        <w:tab w:val="right" w:pos="9187"/>
      </w:tabs>
      <w:spacing w:after="0" w:line="240" w:lineRule="auto"/>
      <w:ind w:right="58"/>
    </w:pPr>
    <w:rPr>
      <w:rFonts w:ascii="Arial" w:hAnsi="Arial"/>
      <w:b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75E8"/>
    <w:rPr>
      <w:rFonts w:ascii="Arial" w:hAnsi="Arial"/>
      <w:b/>
      <w:sz w:val="18"/>
    </w:rPr>
  </w:style>
  <w:style w:type="paragraph" w:customStyle="1" w:styleId="Footer-blank">
    <w:name w:val="Footer-blank"/>
    <w:basedOn w:val="Footer"/>
    <w:link w:val="Footer-blankChar"/>
    <w:semiHidden/>
    <w:qFormat/>
    <w:rsid w:val="00453CDA"/>
  </w:style>
  <w:style w:type="character" w:customStyle="1" w:styleId="Footer-blankChar">
    <w:name w:val="Footer-blank Char"/>
    <w:basedOn w:val="FooterChar"/>
    <w:link w:val="Footer-blank"/>
    <w:semiHidden/>
    <w:rsid w:val="00FF2ED6"/>
    <w:rPr>
      <w:rFonts w:ascii="Arial" w:hAnsi="Arial"/>
      <w:b/>
      <w:sz w:val="18"/>
    </w:rPr>
  </w:style>
  <w:style w:type="table" w:customStyle="1" w:styleId="Tables">
    <w:name w:val="Tables"/>
    <w:basedOn w:val="TableNormal"/>
    <w:uiPriority w:val="99"/>
    <w:rsid w:val="006B6FDE"/>
    <w:pPr>
      <w:spacing w:after="0" w:line="240" w:lineRule="auto"/>
    </w:pPr>
    <w:rPr>
      <w:rFonts w:ascii="Arial" w:hAnsi="Arial"/>
      <w:sz w:val="20"/>
    </w:rPr>
    <w:tblPr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blStylePr w:type="firstRow">
      <w:rPr>
        <w:rFonts w:ascii="Arial" w:hAnsi="Arial"/>
        <w:b/>
        <w:sz w:val="20"/>
      </w:rPr>
      <w:tblPr/>
      <w:trPr>
        <w:tblHeader/>
      </w:t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04349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43497"/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43497"/>
    <w:rPr>
      <w:vertAlign w:val="superscript"/>
    </w:rPr>
  </w:style>
  <w:style w:type="paragraph" w:customStyle="1" w:styleId="Heading1-NoNumbers">
    <w:name w:val="Heading 1-No Numbers"/>
    <w:next w:val="Normal"/>
    <w:link w:val="Heading1-NoNumbersChar"/>
    <w:qFormat/>
    <w:rsid w:val="007D57E3"/>
    <w:pPr>
      <w:keepNext/>
      <w:pageBreakBefore/>
      <w:pBdr>
        <w:bottom w:val="single" w:sz="36" w:space="4" w:color="31849B" w:themeColor="accent5" w:themeShade="BF"/>
      </w:pBdr>
      <w:spacing w:before="240" w:after="240" w:line="240" w:lineRule="auto"/>
      <w:outlineLvl w:val="0"/>
    </w:pPr>
    <w:rPr>
      <w:rFonts w:ascii="Arial" w:eastAsia="Times New Roman" w:hAnsi="Arial" w:cs="Times New Roman"/>
      <w:b/>
      <w:color w:val="365F91" w:themeColor="accent1" w:themeShade="BF"/>
      <w:kern w:val="32"/>
      <w:sz w:val="36"/>
      <w:szCs w:val="20"/>
    </w:rPr>
  </w:style>
  <w:style w:type="character" w:customStyle="1" w:styleId="Heading1-NoNumbersChar">
    <w:name w:val="Heading 1-No Numbers Char"/>
    <w:basedOn w:val="DefaultParagraphFont"/>
    <w:link w:val="Heading1-NoNumbers"/>
    <w:rsid w:val="007D57E3"/>
    <w:rPr>
      <w:rFonts w:ascii="Arial" w:eastAsia="Times New Roman" w:hAnsi="Arial" w:cs="Times New Roman"/>
      <w:b/>
      <w:color w:val="365F91" w:themeColor="accent1" w:themeShade="BF"/>
      <w:kern w:val="32"/>
      <w:sz w:val="36"/>
      <w:szCs w:val="20"/>
    </w:rPr>
  </w:style>
  <w:style w:type="character" w:styleId="PlaceholderText">
    <w:name w:val="Placeholder Text"/>
    <w:basedOn w:val="DefaultParagraphFont"/>
    <w:uiPriority w:val="99"/>
    <w:semiHidden/>
    <w:rsid w:val="00AA1D5E"/>
    <w:rPr>
      <w:color w:val="808080"/>
    </w:rPr>
  </w:style>
  <w:style w:type="paragraph" w:styleId="Title">
    <w:name w:val="Title"/>
    <w:basedOn w:val="Normal"/>
    <w:link w:val="TitleChar"/>
    <w:qFormat/>
    <w:rsid w:val="00502052"/>
    <w:pPr>
      <w:spacing w:before="240"/>
      <w:jc w:val="center"/>
    </w:pPr>
    <w:rPr>
      <w:rFonts w:ascii="Times New Roman" w:eastAsia="Times New Roman" w:hAnsi="Times New Roman" w:cs="Times New Roman"/>
      <w:b/>
      <w:kern w:val="28"/>
      <w:sz w:val="40"/>
      <w:szCs w:val="20"/>
    </w:rPr>
  </w:style>
  <w:style w:type="character" w:customStyle="1" w:styleId="TitleChar">
    <w:name w:val="Title Char"/>
    <w:basedOn w:val="DefaultParagraphFont"/>
    <w:link w:val="Title"/>
    <w:rsid w:val="00502052"/>
    <w:rPr>
      <w:rFonts w:ascii="Times New Roman" w:eastAsia="Times New Roman" w:hAnsi="Times New Roman" w:cs="Times New Roman"/>
      <w:b/>
      <w:kern w:val="28"/>
      <w:sz w:val="4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64E1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64E1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64E1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64E1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64E1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64E1"/>
    <w:pPr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Heading2-NoNumbers">
    <w:name w:val="Heading 2-No Numbers"/>
    <w:basedOn w:val="Heading2"/>
    <w:next w:val="Normal"/>
    <w:qFormat/>
    <w:rsid w:val="0084332D"/>
    <w:pPr>
      <w:numPr>
        <w:ilvl w:val="0"/>
        <w:numId w:val="0"/>
      </w:numPr>
    </w:pPr>
  </w:style>
  <w:style w:type="table" w:styleId="LightShading">
    <w:name w:val="Light Shading"/>
    <w:basedOn w:val="TableNormal"/>
    <w:uiPriority w:val="60"/>
    <w:rsid w:val="001C148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Bullettest">
    <w:name w:val="Bullet test"/>
    <w:basedOn w:val="Normal"/>
    <w:semiHidden/>
    <w:qFormat/>
    <w:rsid w:val="00A026E9"/>
    <w:rPr>
      <w:lang w:val="en-GB"/>
    </w:rPr>
  </w:style>
  <w:style w:type="paragraph" w:customStyle="1" w:styleId="Note">
    <w:name w:val="Note"/>
    <w:basedOn w:val="Bullettest"/>
    <w:next w:val="Normal"/>
    <w:link w:val="NoteChar"/>
    <w:autoRedefine/>
    <w:qFormat/>
    <w:rsid w:val="00FD2549"/>
    <w:pPr>
      <w:numPr>
        <w:numId w:val="8"/>
      </w:numPr>
      <w:ind w:left="720" w:hanging="720"/>
    </w:pPr>
  </w:style>
  <w:style w:type="paragraph" w:customStyle="1" w:styleId="Caution">
    <w:name w:val="Caution"/>
    <w:basedOn w:val="Normal"/>
    <w:next w:val="Normal"/>
    <w:link w:val="CautionChar"/>
    <w:autoRedefine/>
    <w:qFormat/>
    <w:rsid w:val="003A2C85"/>
    <w:pPr>
      <w:numPr>
        <w:numId w:val="9"/>
      </w:numPr>
    </w:pPr>
  </w:style>
  <w:style w:type="paragraph" w:customStyle="1" w:styleId="Tip">
    <w:name w:val="Tip"/>
    <w:basedOn w:val="Normal"/>
    <w:next w:val="Normal"/>
    <w:autoRedefine/>
    <w:qFormat/>
    <w:rsid w:val="003A2C85"/>
    <w:pPr>
      <w:numPr>
        <w:numId w:val="10"/>
      </w:numPr>
      <w:ind w:left="720" w:hanging="720"/>
    </w:pPr>
  </w:style>
  <w:style w:type="paragraph" w:customStyle="1" w:styleId="Timesaver">
    <w:name w:val="Timesaver"/>
    <w:basedOn w:val="Normal"/>
    <w:next w:val="Normal"/>
    <w:qFormat/>
    <w:rsid w:val="00FD2549"/>
    <w:pPr>
      <w:numPr>
        <w:numId w:val="11"/>
      </w:numPr>
      <w:ind w:hanging="720"/>
      <w:contextualSpacing/>
    </w:pPr>
  </w:style>
  <w:style w:type="paragraph" w:customStyle="1" w:styleId="ListBullet1">
    <w:name w:val="List Bullet 1"/>
    <w:basedOn w:val="Normal"/>
    <w:qFormat/>
    <w:rsid w:val="001F714D"/>
    <w:pPr>
      <w:numPr>
        <w:numId w:val="12"/>
      </w:numPr>
      <w:spacing w:before="60" w:after="60"/>
    </w:pPr>
  </w:style>
  <w:style w:type="paragraph" w:customStyle="1" w:styleId="Normal-Size9Font">
    <w:name w:val="Normal-Size 9 Font"/>
    <w:basedOn w:val="Normal"/>
    <w:qFormat/>
    <w:rsid w:val="001F714D"/>
    <w:rPr>
      <w:sz w:val="18"/>
      <w:szCs w:val="18"/>
    </w:rPr>
  </w:style>
  <w:style w:type="paragraph" w:customStyle="1" w:styleId="Footer2">
    <w:name w:val="Footer2"/>
    <w:basedOn w:val="Footer"/>
    <w:semiHidden/>
    <w:qFormat/>
    <w:rsid w:val="006159E0"/>
    <w:pPr>
      <w:spacing w:before="60"/>
    </w:pPr>
    <w:rPr>
      <w:rFonts w:ascii="Arial Bold" w:hAnsi="Arial Bold"/>
      <w:noProof/>
    </w:rPr>
  </w:style>
  <w:style w:type="paragraph" w:customStyle="1" w:styleId="ListBullet1a">
    <w:name w:val="List Bullet 1a"/>
    <w:basedOn w:val="ListBullet1"/>
    <w:qFormat/>
    <w:rsid w:val="00F23692"/>
    <w:pPr>
      <w:ind w:left="144" w:hanging="144"/>
    </w:pPr>
  </w:style>
  <w:style w:type="paragraph" w:customStyle="1" w:styleId="Heading3-NoNumbers">
    <w:name w:val="Heading 3-No Numbers"/>
    <w:basedOn w:val="Heading3"/>
    <w:next w:val="Normal"/>
    <w:qFormat/>
    <w:rsid w:val="0084332D"/>
    <w:pPr>
      <w:numPr>
        <w:ilvl w:val="0"/>
        <w:numId w:val="0"/>
      </w:numPr>
    </w:pPr>
  </w:style>
  <w:style w:type="paragraph" w:customStyle="1" w:styleId="Code">
    <w:name w:val="Code"/>
    <w:basedOn w:val="Normal"/>
    <w:link w:val="CodeChar"/>
    <w:qFormat/>
    <w:rsid w:val="00145BBE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D9D9D9" w:themeFill="background1" w:themeFillShade="D9"/>
      <w:ind w:left="567"/>
    </w:pPr>
    <w:rPr>
      <w:rFonts w:ascii="Consolas" w:hAnsi="Consolas"/>
      <w:noProof/>
      <w:sz w:val="18"/>
    </w:rPr>
  </w:style>
  <w:style w:type="character" w:customStyle="1" w:styleId="CodeChar">
    <w:name w:val="Code Char"/>
    <w:basedOn w:val="DefaultParagraphFont"/>
    <w:link w:val="Code"/>
    <w:rsid w:val="00145BBE"/>
    <w:rPr>
      <w:rFonts w:ascii="Consolas" w:hAnsi="Consolas"/>
      <w:noProof/>
      <w:sz w:val="18"/>
      <w:shd w:val="clear" w:color="auto" w:fill="D9D9D9" w:themeFill="background1" w:themeFillShade="D9"/>
    </w:rPr>
  </w:style>
  <w:style w:type="paragraph" w:customStyle="1" w:styleId="Normal-Nospellcheck">
    <w:name w:val="Normal-No spellcheck"/>
    <w:basedOn w:val="Normal"/>
    <w:link w:val="Normal-NospellcheckChar"/>
    <w:qFormat/>
    <w:rsid w:val="0075509A"/>
    <w:rPr>
      <w:noProof/>
    </w:rPr>
  </w:style>
  <w:style w:type="character" w:customStyle="1" w:styleId="Normal-NospellcheckChar">
    <w:name w:val="Normal-No spellcheck Char"/>
    <w:basedOn w:val="DefaultParagraphFont"/>
    <w:link w:val="Normal-Nospellcheck"/>
    <w:rsid w:val="0075509A"/>
    <w:rPr>
      <w:rFonts w:ascii="Arial" w:hAnsi="Arial"/>
      <w:noProof/>
      <w:sz w:val="20"/>
    </w:rPr>
  </w:style>
  <w:style w:type="table" w:customStyle="1" w:styleId="CiscoCXTable-ShadedRows">
    <w:name w:val="Cisco CX Table-Shaded Rows"/>
    <w:basedOn w:val="TableNormal"/>
    <w:uiPriority w:val="99"/>
    <w:rsid w:val="00EE5F83"/>
    <w:pPr>
      <w:spacing w:before="60" w:after="60" w:line="240" w:lineRule="auto"/>
    </w:pPr>
    <w:rPr>
      <w:rFonts w:ascii="Arial" w:hAnsi="Arial"/>
      <w:sz w:val="20"/>
    </w:rPr>
    <w:tblPr>
      <w:tblStyleRowBandSize w:val="1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rPr>
        <w:tblHeader/>
      </w:trPr>
      <w:tcPr>
        <w:shd w:val="clear" w:color="auto" w:fill="365F91" w:themeFill="accent1" w:themeFillShade="B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ghtGrid-Accent1">
    <w:name w:val="Light Grid Accent 1"/>
    <w:basedOn w:val="TableNormal"/>
    <w:uiPriority w:val="62"/>
    <w:rsid w:val="00CE1ED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CiscoCXTable">
    <w:name w:val="Cisco CX Table"/>
    <w:basedOn w:val="TableNormal"/>
    <w:uiPriority w:val="99"/>
    <w:rsid w:val="00EE5F83"/>
    <w:pPr>
      <w:spacing w:before="60" w:after="60" w:line="240" w:lineRule="auto"/>
    </w:pPr>
    <w:rPr>
      <w:rFonts w:ascii="Arial" w:hAnsi="Arial"/>
      <w:sz w:val="20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rPr>
        <w:tblHeader/>
      </w:trPr>
      <w:tcPr>
        <w:shd w:val="clear" w:color="auto" w:fill="365F91" w:themeFill="accent1" w:themeFillShade="BF"/>
      </w:tcPr>
    </w:tblStylePr>
  </w:style>
  <w:style w:type="paragraph" w:customStyle="1" w:styleId="Heading4-NoNumbers">
    <w:name w:val="Heading 4-No Numbers"/>
    <w:basedOn w:val="Heading4"/>
    <w:next w:val="Normal"/>
    <w:qFormat/>
    <w:rsid w:val="0084332D"/>
    <w:pPr>
      <w:numPr>
        <w:ilvl w:val="0"/>
        <w:numId w:val="0"/>
      </w:numPr>
    </w:pPr>
  </w:style>
  <w:style w:type="paragraph" w:customStyle="1" w:styleId="Heading5-NoNumbers">
    <w:name w:val="Heading 5-No Numbers"/>
    <w:basedOn w:val="Heading5"/>
    <w:next w:val="Normal"/>
    <w:qFormat/>
    <w:rsid w:val="0084332D"/>
    <w:pPr>
      <w:numPr>
        <w:ilvl w:val="0"/>
        <w:numId w:val="0"/>
      </w:numPr>
    </w:pPr>
  </w:style>
  <w:style w:type="paragraph" w:customStyle="1" w:styleId="Normal-6ptspacing">
    <w:name w:val="Normal-6pt spacing"/>
    <w:basedOn w:val="Normal"/>
    <w:qFormat/>
    <w:rsid w:val="0084332D"/>
    <w:pPr>
      <w:spacing w:after="120"/>
    </w:pPr>
  </w:style>
  <w:style w:type="paragraph" w:customStyle="1" w:styleId="Boilerplatetext">
    <w:name w:val="Boilerplate text"/>
    <w:basedOn w:val="Normal"/>
    <w:qFormat/>
    <w:rsid w:val="0084332D"/>
    <w:rPr>
      <w:noProof/>
      <w:color w:val="FF0000"/>
    </w:rPr>
  </w:style>
  <w:style w:type="table" w:customStyle="1" w:styleId="ASTable">
    <w:name w:val="AS Table"/>
    <w:basedOn w:val="TableNormal"/>
    <w:uiPriority w:val="99"/>
    <w:rsid w:val="005E5DA0"/>
    <w:pPr>
      <w:spacing w:before="60" w:after="60" w:line="240" w:lineRule="auto"/>
    </w:pPr>
    <w:rPr>
      <w:rFonts w:ascii="Arial" w:hAnsi="Arial"/>
      <w:sz w:val="20"/>
    </w:rPr>
    <w:tblPr>
      <w:tblInd w:w="144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rPr>
        <w:tblHeader/>
      </w:trPr>
      <w:tcPr>
        <w:shd w:val="clear" w:color="auto" w:fill="365F91" w:themeFill="accent1" w:themeFillShade="BF"/>
      </w:tcPr>
    </w:tblStylePr>
  </w:style>
  <w:style w:type="character" w:customStyle="1" w:styleId="CaptionChar">
    <w:name w:val="Caption Char"/>
    <w:aliases w:val="Resp caption Char,ca Char,ref Char,Fig &amp; Table Title Char,Caption Char1 Char1,Caption Char Char Char,Caption Char1 Char Char Char,Caption Char Char Char Char Char,Caption Char Char1 Char Char Char,Caption Char1 Char Char1,ca Char3 Char"/>
    <w:link w:val="Caption"/>
    <w:qFormat/>
    <w:rsid w:val="005E5DA0"/>
    <w:rPr>
      <w:rFonts w:ascii="Arial" w:hAnsi="Arial"/>
      <w:b/>
      <w:bCs/>
      <w:i/>
      <w:sz w:val="20"/>
      <w:szCs w:val="18"/>
    </w:rPr>
  </w:style>
  <w:style w:type="character" w:customStyle="1" w:styleId="shorttext">
    <w:name w:val="short_text"/>
    <w:basedOn w:val="DefaultParagraphFont"/>
    <w:rsid w:val="00B474A9"/>
  </w:style>
  <w:style w:type="paragraph" w:styleId="NormalWeb">
    <w:name w:val="Normal (Web)"/>
    <w:basedOn w:val="Normal"/>
    <w:uiPriority w:val="99"/>
    <w:rsid w:val="00F72B9F"/>
    <w:pPr>
      <w:spacing w:after="120"/>
      <w:jc w:val="left"/>
    </w:pPr>
    <w:rPr>
      <w:rFonts w:eastAsia="Times New Roman" w:cs="Times New Roman"/>
      <w:sz w:val="24"/>
      <w:szCs w:val="24"/>
    </w:rPr>
  </w:style>
  <w:style w:type="character" w:customStyle="1" w:styleId="NoteChar">
    <w:name w:val="Note Char"/>
    <w:basedOn w:val="ListParagraphChar"/>
    <w:link w:val="Note"/>
    <w:rsid w:val="00F72B9F"/>
    <w:rPr>
      <w:rFonts w:ascii="Arial" w:hAnsi="Arial"/>
      <w:sz w:val="20"/>
      <w:lang w:val="en-GB"/>
    </w:rPr>
  </w:style>
  <w:style w:type="character" w:customStyle="1" w:styleId="tlid-translation">
    <w:name w:val="tlid-translation"/>
    <w:basedOn w:val="DefaultParagraphFont"/>
    <w:rsid w:val="00A70EBF"/>
  </w:style>
  <w:style w:type="character" w:styleId="CommentReference">
    <w:name w:val="annotation reference"/>
    <w:basedOn w:val="DefaultParagraphFont"/>
    <w:uiPriority w:val="99"/>
    <w:semiHidden/>
    <w:unhideWhenUsed/>
    <w:rsid w:val="005144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449E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449E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44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449E"/>
    <w:rPr>
      <w:rFonts w:ascii="Arial" w:hAnsi="Arial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45BBE"/>
    <w:pPr>
      <w:spacing w:after="0" w:line="240" w:lineRule="auto"/>
    </w:pPr>
    <w:rPr>
      <w:rFonts w:ascii="Arial" w:hAnsi="Arial"/>
      <w:sz w:val="20"/>
    </w:rPr>
  </w:style>
  <w:style w:type="character" w:customStyle="1" w:styleId="apple-converted-space">
    <w:name w:val="apple-converted-space"/>
    <w:basedOn w:val="DefaultParagraphFont"/>
    <w:rsid w:val="00BA1F0D"/>
  </w:style>
  <w:style w:type="character" w:customStyle="1" w:styleId="CautionChar">
    <w:name w:val="Caution Char"/>
    <w:basedOn w:val="DefaultParagraphFont"/>
    <w:link w:val="Caution"/>
    <w:rsid w:val="00C76E57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13.jpe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http://www.cisco.com/go/trademarks" TargetMode="Externa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12.jpe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sco.com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10" Type="http://schemas.openxmlformats.org/officeDocument/2006/relationships/image" Target="media/image7.png"/><Relationship Id="rId19" Type="http://schemas.openxmlformats.org/officeDocument/2006/relationships/image" Target="media/image14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header" Target="header3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g"/><Relationship Id="rId1" Type="http://schemas.openxmlformats.org/officeDocument/2006/relationships/image" Target="media/image8.jpeg"/><Relationship Id="rId4" Type="http://schemas.openxmlformats.org/officeDocument/2006/relationships/image" Target="cid:image002.jpg@01D27E38.36505B70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visuarez\Documents\projects\2018%20-%20ATT%20-%20IPBH%20netsim\46%20NETSIMP%20generator\NETSIMP%20IP%20PLAN%20V2.2.xlsx" TargetMode="External"/><Relationship Id="rId1" Type="http://schemas.openxmlformats.org/officeDocument/2006/relationships/attachedTemplate" Target="file:///C:\Users\visuarez\Downloads\Cisco%20CX%20Documentation%20Master%20Template%202019%20v2.3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8FF6256AFE4111A46712B5AE7BC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B3228-B7A3-469B-9713-44A2DA7ED5E9}"/>
      </w:docPartPr>
      <w:docPartBody>
        <w:p w:rsidR="002D3BCE" w:rsidRDefault="002D00D2">
          <w:pPr>
            <w:pStyle w:val="A98FF6256AFE4111A46712B5AE7BCB95"/>
          </w:pPr>
          <w:r w:rsidRPr="00276E1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D344274DF6D48C3854F49D13D3749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14DC40-BEA3-4A59-ABD7-12E43B4766BF}"/>
      </w:docPartPr>
      <w:docPartBody>
        <w:p w:rsidR="002D3BCE" w:rsidRDefault="002D00D2">
          <w:pPr>
            <w:pStyle w:val="ED344274DF6D48C3854F49D13D37499B"/>
          </w:pPr>
          <w:r w:rsidRPr="00276E1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0D2"/>
    <w:rsid w:val="00031D69"/>
    <w:rsid w:val="00075AC8"/>
    <w:rsid w:val="000B4224"/>
    <w:rsid w:val="00211E77"/>
    <w:rsid w:val="00240DB6"/>
    <w:rsid w:val="002D00D2"/>
    <w:rsid w:val="002D3BCE"/>
    <w:rsid w:val="00336136"/>
    <w:rsid w:val="0039139B"/>
    <w:rsid w:val="003A4CE5"/>
    <w:rsid w:val="00404ED8"/>
    <w:rsid w:val="008A355E"/>
    <w:rsid w:val="008D3FC8"/>
    <w:rsid w:val="00976AF7"/>
    <w:rsid w:val="00C42B54"/>
    <w:rsid w:val="00C851DD"/>
    <w:rsid w:val="00D376F6"/>
    <w:rsid w:val="00EA0F7C"/>
    <w:rsid w:val="00EF5B46"/>
    <w:rsid w:val="00EF78D5"/>
    <w:rsid w:val="00F04BD0"/>
    <w:rsid w:val="00FD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98FF6256AFE4111A46712B5AE7BCB95">
    <w:name w:val="A98FF6256AFE4111A46712B5AE7BCB95"/>
  </w:style>
  <w:style w:type="paragraph" w:customStyle="1" w:styleId="ED344274DF6D48C3854F49D13D37499B">
    <w:name w:val="ED344274DF6D48C3854F49D13D3749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additionalProperties xmlns="http://schemas.cisco.com/ASMasterTemplate/additionalProperties">
  <ProjectNameAndCustomerName>Network Simplification AT&amp;T Mexico</ProjectNameAndCustomerName>
  <documentDeliverableName>Migration MOP Netsimp</documentDeliverableName>
  <VersionDocument>1.0</VersionDocument>
  <documentAuthor>Day1 IPBH/Netsimp team</documentAuthor>
  <ChangeAuthority>Cisco Day1 Netsimp team</ChangeAuthority>
  <documentDCP/>
  <documentPID/>
  <documentClassification>Cisco Highly Confidential</documentClassification>
  <documentTemplateDate>[Enter Template Date]</documentTemplateDate>
  <documentTemplateVersion>Template v2.30.5</documentTemplateVersion>
  <documentTheater>[Enter Document Theater]</documentTheater>
  <documentOrg>[Enter Document Org, e.g. DCV, Collab, DCN, etc.]</documentOrg>
  <EDCS_Reference>EDCS-1238376</EDCS_Reference>
  <ReferenceNo>[Enter AIX Template ID number]</ReferenceNo>
  <TemplateId>ICN-TMPL-18326</TemplateId>
  <AIX-TMPL>AIX-TMPL 18326</AIX-TMPL>
  <TemplateOwner>[Enter Template Owner (email alias)]</TemplateOwner>
</additional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D1FE78-AF42-4805-9C26-E73594661FE6}">
  <ds:schemaRefs>
    <ds:schemaRef ds:uri="http://schemas.cisco.com/ASMasterTemplate/additionalProperties"/>
  </ds:schemaRefs>
</ds:datastoreItem>
</file>

<file path=customXml/itemProps3.xml><?xml version="1.0" encoding="utf-8"?>
<ds:datastoreItem xmlns:ds="http://schemas.openxmlformats.org/officeDocument/2006/customXml" ds:itemID="{D1E490B7-C4BD-43AF-ACBD-4F5F5EA86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Cisco CX Documentation Master Template 2019 v2.34.dotx</Template>
  <TotalTime>134</TotalTime>
  <Pages>15</Pages>
  <Words>3365</Words>
  <Characters>19185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Netsimp integration MOP 2019</vt:lpstr>
    </vt:vector>
  </TitlesOfParts>
  <Company>Cisco Systems</Company>
  <LinksUpToDate>false</LinksUpToDate>
  <CharactersWithSpaces>22505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Netsimp integration MOP 2019</dc:title>
  <dc:subject>integration MOP for ATT operations to execute</dc:subject>
  <dc:creator>Day1 Netsimp Team</dc:creator>
  <cp:lastModifiedBy>Victor Suarez (visuarez)</cp:lastModifiedBy>
  <cp:revision>47</cp:revision>
  <cp:lastPrinted>2019-04-24T00:39:00Z</cp:lastPrinted>
  <dcterms:created xsi:type="dcterms:W3CDTF">2021-02-26T23:07:00Z</dcterms:created>
  <dcterms:modified xsi:type="dcterms:W3CDTF">2021-05-10T05:54:00Z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IX-TMPL">
    <vt:lpwstr>AIX-TMPL 18326</vt:lpwstr>
  </property>
  <property fmtid="{D5CDD505-2E9C-101B-9397-08002B2CF9AE}" pid="3" name="Author Name" linkTarget="Author">
    <vt:lpwstr>[Enter Author Name i.e. John Smith, Customer Experience, Cisco]</vt:lpwstr>
  </property>
  <property fmtid="{D5CDD505-2E9C-101B-9397-08002B2CF9AE}" pid="4" name="Change Authority" linkTarget="ChangeAuthority">
    <vt:lpwstr>[Enter Change Authority i.e. Customer Experience, Cisco]</vt:lpwstr>
  </property>
  <property fmtid="{D5CDD505-2E9C-101B-9397-08002B2CF9AE}" pid="5" name="Customer Name and Project/Deliverable Name" linkTarget="CustomerProject">
    <vt:lpwstr>[Enter Project Name And Customer Name i.e. Cisco ACI for Company ABC]</vt:lpwstr>
  </property>
  <property fmtid="{D5CDD505-2E9C-101B-9397-08002B2CF9AE}" pid="6" name="documentAuthor">
    <vt:lpwstr>Day1 Netsimp Team</vt:lpwstr>
  </property>
  <property fmtid="{D5CDD505-2E9C-101B-9397-08002B2CF9AE}" pid="7" name="documentClassification">
    <vt:lpwstr>Cisco Highly Confidential</vt:lpwstr>
  </property>
  <property fmtid="{D5CDD505-2E9C-101B-9397-08002B2CF9AE}" pid="8" name="documentCustomerName">
    <vt:lpwstr>AT&amp;T Mexico</vt:lpwstr>
  </property>
  <property fmtid="{D5CDD505-2E9C-101B-9397-08002B2CF9AE}" pid="9" name="documentDCP" linkTarget="DCP">
    <vt:lpwstr>[Enter DCP ID if applicable]</vt:lpwstr>
  </property>
  <property fmtid="{D5CDD505-2E9C-101B-9397-08002B2CF9AE}" pid="10" name="documentOrg">
    <vt:lpwstr>&lt;Document Org - Like DCV, Collab, DCN, etc. custom field&gt;</vt:lpwstr>
  </property>
  <property fmtid="{D5CDD505-2E9C-101B-9397-08002B2CF9AE}" pid="11" name="documentPID" linkTarget="PID">
    <vt:lpwstr>[Enter PID if applicable]</vt:lpwstr>
  </property>
  <property fmtid="{D5CDD505-2E9C-101B-9397-08002B2CF9AE}" pid="12" name="documentProject">
    <vt:lpwstr>&lt;Document Project custom field&gt;</vt:lpwstr>
  </property>
  <property fmtid="{D5CDD505-2E9C-101B-9397-08002B2CF9AE}" pid="13" name="documentTemplateDate">
    <vt:lpwstr>&lt;Template Date custom field&gt;</vt:lpwstr>
  </property>
  <property fmtid="{D5CDD505-2E9C-101B-9397-08002B2CF9AE}" pid="14" name="documentTemplateVersion">
    <vt:lpwstr>Template v2.33</vt:lpwstr>
  </property>
  <property fmtid="{D5CDD505-2E9C-101B-9397-08002B2CF9AE}" pid="15" name="documentTheater">
    <vt:lpwstr>&lt;Document Theater custom field&gt;</vt:lpwstr>
  </property>
  <property fmtid="{D5CDD505-2E9C-101B-9397-08002B2CF9AE}" pid="16" name="EDCS_Reference">
    <vt:lpwstr>EDCS-1238376</vt:lpwstr>
  </property>
  <property fmtid="{D5CDD505-2E9C-101B-9397-08002B2CF9AE}" pid="17" name="Reference No">
    <vt:lpwstr>&lt;update custom field with AIX Template ID number&gt;</vt:lpwstr>
  </property>
  <property fmtid="{D5CDD505-2E9C-101B-9397-08002B2CF9AE}" pid="18" name="Template Id">
    <vt:lpwstr>ICN-TMPL-18326</vt:lpwstr>
  </property>
  <property fmtid="{D5CDD505-2E9C-101B-9397-08002B2CF9AE}" pid="19" name="TemplateOwner">
    <vt:lpwstr>&lt;Template Owner (email alias) custom field</vt:lpwstr>
  </property>
  <property fmtid="{D5CDD505-2E9C-101B-9397-08002B2CF9AE}" pid="20" name="Version-Document" linkTarget="Version">
    <vt:lpwstr>[Enter Version e.g., 0.1, 1.0, 2.1, etc.]</vt:lpwstr>
  </property>
  <property fmtid="{D5CDD505-2E9C-101B-9397-08002B2CF9AE}" pid="21" name="ASR920_SITE_NAME">
    <vt:lpwstr>ASR920_SITE_NAME_MODIFY</vt:lpwstr>
  </property>
  <property fmtid="{D5CDD505-2E9C-101B-9397-08002B2CF9AE}" pid="22" name="ASR920_HOSTNAME">
    <vt:lpwstr>ASR920_HOSTNAME_MODIFY</vt:lpwstr>
  </property>
  <property fmtid="{D5CDD505-2E9C-101B-9397-08002B2CF9AE}" pid="23" name="ASR920_IP">
    <vt:lpwstr>ASR920_IP_MODIFY</vt:lpwstr>
  </property>
  <property fmtid="{D5CDD505-2E9C-101B-9397-08002B2CF9AE}" pid="24" name="GA1_SITE_NAME">
    <vt:lpwstr>GA1_SITE_NAME_MODIFY</vt:lpwstr>
  </property>
  <property fmtid="{D5CDD505-2E9C-101B-9397-08002B2CF9AE}" pid="25" name="GA1_HOSTNAME">
    <vt:lpwstr>GA1_HOSTNAME_MODIFY</vt:lpwstr>
  </property>
  <property fmtid="{D5CDD505-2E9C-101B-9397-08002B2CF9AE}" pid="26" name="GA1_IP">
    <vt:lpwstr>GA1_IP_MODIFY</vt:lpwstr>
  </property>
  <property fmtid="{D5CDD505-2E9C-101B-9397-08002B2CF9AE}" pid="27" name="GA2_SITE_NAME">
    <vt:lpwstr>GA2_SITE_NAME_MODIFY</vt:lpwstr>
  </property>
  <property fmtid="{D5CDD505-2E9C-101B-9397-08002B2CF9AE}" pid="28" name="GA2_HOSTNAME">
    <vt:lpwstr>GA2_HOSTNAME_MODIFY</vt:lpwstr>
  </property>
  <property fmtid="{D5CDD505-2E9C-101B-9397-08002B2CF9AE}" pid="29" name="GA2_IP">
    <vt:lpwstr>GA2_IP_MODIFY</vt:lpwstr>
  </property>
  <property fmtid="{D5CDD505-2E9C-101B-9397-08002B2CF9AE}" pid="30" name="CX_SITE_NAME">
    <vt:lpwstr>CX_SITE_NAME_MODIFY</vt:lpwstr>
  </property>
  <property fmtid="{D5CDD505-2E9C-101B-9397-08002B2CF9AE}" pid="31" name="CX_HOSTNAME">
    <vt:lpwstr>CX_HOSTNAME_MODIFY</vt:lpwstr>
  </property>
  <property fmtid="{D5CDD505-2E9C-101B-9397-08002B2CF9AE}" pid="32" name="CX_IP">
    <vt:lpwstr>CX_IP_MODIFY</vt:lpwstr>
  </property>
  <property fmtid="{D5CDD505-2E9C-101B-9397-08002B2CF9AE}" pid="33" name="ASR920_INTERFACE1_IP">
    <vt:lpwstr>MI VALOR</vt:lpwstr>
  </property>
  <property fmtid="{D5CDD505-2E9C-101B-9397-08002B2CF9AE}" pid="34" name="ASR920_INTERFACE2_IP">
    <vt:lpwstr>ASR920_INTERFACE2_IP_MODIFY</vt:lpwstr>
  </property>
  <property fmtid="{D5CDD505-2E9C-101B-9397-08002B2CF9AE}" pid="35" name="GA1_PORT">
    <vt:lpwstr>GA1_PORT_MODIFY</vt:lpwstr>
  </property>
  <property fmtid="{D5CDD505-2E9C-101B-9397-08002B2CF9AE}" pid="36" name="GA2_PORT">
    <vt:lpwstr>GA2_PORT_MODIFY</vt:lpwstr>
  </property>
</Properties>
</file>